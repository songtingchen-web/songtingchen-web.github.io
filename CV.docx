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DB3AB0B" w:rsidR="00BC706A" w:rsidRPr="00400CFF" w:rsidRDefault="00000000" w:rsidP="00152254">
      <w:pPr>
        <w:spacing w:line="240" w:lineRule="auto"/>
        <w:jc w:val="center"/>
        <w:rPr>
          <w:rFonts w:asciiTheme="majorHAnsi" w:hAnsiTheme="majorHAnsi" w:cstheme="majorHAnsi"/>
          <w:b/>
          <w:sz w:val="28"/>
          <w:szCs w:val="28"/>
        </w:rPr>
      </w:pPr>
      <w:r w:rsidRPr="00400CFF">
        <w:rPr>
          <w:rFonts w:asciiTheme="majorHAnsi" w:hAnsiTheme="majorHAnsi" w:cstheme="majorHAnsi"/>
          <w:b/>
          <w:sz w:val="28"/>
          <w:szCs w:val="28"/>
        </w:rPr>
        <w:t>Songting Chen</w:t>
      </w:r>
    </w:p>
    <w:p w14:paraId="2D812F45" w14:textId="77777777" w:rsidR="00152254" w:rsidRPr="00400CFF" w:rsidRDefault="00152254" w:rsidP="00152254">
      <w:pPr>
        <w:spacing w:line="240" w:lineRule="auto"/>
        <w:jc w:val="center"/>
        <w:rPr>
          <w:rFonts w:asciiTheme="majorHAnsi" w:hAnsiTheme="majorHAnsi" w:cstheme="majorHAnsi"/>
          <w:b/>
          <w:sz w:val="28"/>
          <w:szCs w:val="28"/>
        </w:rPr>
      </w:pPr>
      <w:r w:rsidRPr="00400CFF">
        <w:rPr>
          <w:rFonts w:asciiTheme="majorHAnsi" w:hAnsiTheme="majorHAnsi" w:cstheme="majorHAnsi"/>
          <w:b/>
          <w:sz w:val="28"/>
          <w:szCs w:val="28"/>
        </w:rPr>
        <w:t xml:space="preserve">5 </w:t>
      </w:r>
      <w:proofErr w:type="spellStart"/>
      <w:r w:rsidRPr="00400CFF">
        <w:rPr>
          <w:rFonts w:asciiTheme="majorHAnsi" w:hAnsiTheme="majorHAnsi" w:cstheme="majorHAnsi"/>
          <w:b/>
          <w:sz w:val="28"/>
          <w:szCs w:val="28"/>
        </w:rPr>
        <w:t>Slievebloom</w:t>
      </w:r>
      <w:proofErr w:type="spellEnd"/>
      <w:r w:rsidRPr="00400CFF">
        <w:rPr>
          <w:rFonts w:asciiTheme="majorHAnsi" w:hAnsiTheme="majorHAnsi" w:cstheme="majorHAnsi"/>
          <w:b/>
          <w:sz w:val="28"/>
          <w:szCs w:val="28"/>
        </w:rPr>
        <w:t xml:space="preserve"> Road, Dublin 12</w:t>
      </w:r>
    </w:p>
    <w:p w14:paraId="00000003" w14:textId="4C82F53D" w:rsidR="00BC706A" w:rsidRPr="00400CFF" w:rsidRDefault="00152254" w:rsidP="00152254">
      <w:pPr>
        <w:spacing w:line="240" w:lineRule="auto"/>
        <w:jc w:val="center"/>
        <w:rPr>
          <w:rFonts w:asciiTheme="majorHAnsi" w:hAnsiTheme="majorHAnsi" w:cstheme="majorHAnsi"/>
          <w:b/>
          <w:sz w:val="28"/>
          <w:szCs w:val="28"/>
        </w:rPr>
      </w:pPr>
      <w:hyperlink r:id="rId5" w:history="1">
        <w:r w:rsidRPr="00400CFF">
          <w:rPr>
            <w:rStyle w:val="Hyperlink"/>
            <w:rFonts w:asciiTheme="majorHAnsi" w:hAnsiTheme="majorHAnsi" w:cstheme="majorHAnsi"/>
            <w:b/>
            <w:sz w:val="28"/>
            <w:szCs w:val="28"/>
          </w:rPr>
          <w:t>chensongting2023@icloud.com</w:t>
        </w:r>
      </w:hyperlink>
      <w:r w:rsidRPr="00400CFF">
        <w:rPr>
          <w:rFonts w:asciiTheme="majorHAnsi" w:hAnsiTheme="majorHAnsi" w:cstheme="majorHAnsi"/>
          <w:b/>
          <w:sz w:val="28"/>
          <w:szCs w:val="28"/>
        </w:rPr>
        <w:t xml:space="preserve"> </w:t>
      </w:r>
    </w:p>
    <w:p w14:paraId="0F38E8D1" w14:textId="65B3FFA8" w:rsidR="00152254" w:rsidRPr="00400CFF" w:rsidRDefault="00152254" w:rsidP="00152254">
      <w:pPr>
        <w:spacing w:line="240" w:lineRule="auto"/>
        <w:jc w:val="center"/>
        <w:rPr>
          <w:rFonts w:asciiTheme="majorHAnsi" w:hAnsiTheme="majorHAnsi" w:cstheme="majorHAnsi"/>
          <w:b/>
          <w:sz w:val="28"/>
          <w:szCs w:val="28"/>
        </w:rPr>
      </w:pPr>
      <w:r w:rsidRPr="00400CFF">
        <w:rPr>
          <w:rFonts w:asciiTheme="majorHAnsi" w:hAnsiTheme="majorHAnsi" w:cstheme="majorHAnsi"/>
          <w:b/>
          <w:sz w:val="28"/>
          <w:szCs w:val="28"/>
        </w:rPr>
        <w:t>087 714 4269</w:t>
      </w:r>
    </w:p>
    <w:p w14:paraId="6EAD3264" w14:textId="4BA69E34" w:rsidR="003B05FE" w:rsidRDefault="003B05FE" w:rsidP="00152254">
      <w:pPr>
        <w:spacing w:line="240" w:lineRule="auto"/>
        <w:rPr>
          <w:rFonts w:asciiTheme="majorHAnsi" w:hAnsiTheme="majorHAnsi" w:cstheme="majorHAnsi"/>
          <w:b/>
          <w:color w:val="000000" w:themeColor="text1"/>
          <w:sz w:val="28"/>
          <w:szCs w:val="28"/>
          <w:u w:val="single"/>
        </w:rPr>
      </w:pPr>
      <w:r w:rsidRPr="00400CFF">
        <w:rPr>
          <w:rFonts w:asciiTheme="majorHAnsi" w:hAnsiTheme="majorHAnsi" w:cstheme="majorHAnsi"/>
          <w:b/>
          <w:color w:val="000000" w:themeColor="text1"/>
          <w:sz w:val="28"/>
          <w:szCs w:val="28"/>
          <w:u w:val="single"/>
        </w:rPr>
        <w:t>Personal Profile</w:t>
      </w:r>
    </w:p>
    <w:p w14:paraId="39C6459D" w14:textId="22CB1BF6" w:rsidR="0077456B" w:rsidRPr="0077456B" w:rsidRDefault="0077456B" w:rsidP="00152254">
      <w:pPr>
        <w:spacing w:line="240" w:lineRule="auto"/>
        <w:rPr>
          <w:rFonts w:asciiTheme="majorHAnsi" w:hAnsiTheme="majorHAnsi" w:cstheme="majorHAnsi"/>
          <w:bCs/>
          <w:color w:val="000000" w:themeColor="text1"/>
          <w:sz w:val="28"/>
          <w:szCs w:val="28"/>
          <w:lang w:val="en-IE"/>
        </w:rPr>
      </w:pPr>
      <w:r w:rsidRPr="0077456B">
        <w:rPr>
          <w:rFonts w:asciiTheme="majorHAnsi" w:hAnsiTheme="majorHAnsi" w:cstheme="majorHAnsi"/>
          <w:bCs/>
          <w:color w:val="000000" w:themeColor="text1"/>
          <w:sz w:val="28"/>
          <w:szCs w:val="28"/>
          <w:lang w:val="en-IE"/>
        </w:rPr>
        <w:t>A final-year Accounting and Finance student at DCU possessing practical experience in financial modelling, valuation, and technology risk analysis acquired during the AmplifyME Banking Accelerator Simulation (February 2026), where I honed my skills in DCF valuation, Enterprise Value (EV) analysis, trading comparables, and merger and acquisition transaction analysis. Demonstrated an </w:t>
      </w:r>
      <w:r w:rsidRPr="0077456B">
        <w:rPr>
          <w:rFonts w:asciiTheme="majorHAnsi" w:hAnsiTheme="majorHAnsi" w:cstheme="majorHAnsi"/>
          <w:bCs/>
          <w:color w:val="000000" w:themeColor="text1"/>
          <w:sz w:val="28"/>
          <w:szCs w:val="28"/>
          <w:lang w:val="en-IE"/>
        </w:rPr>
        <w:t>additional technical capability</w:t>
      </w:r>
      <w:r w:rsidRPr="0077456B">
        <w:rPr>
          <w:rFonts w:asciiTheme="majorHAnsi" w:hAnsiTheme="majorHAnsi" w:cstheme="majorHAnsi"/>
          <w:bCs/>
          <w:color w:val="000000" w:themeColor="text1"/>
          <w:sz w:val="28"/>
          <w:szCs w:val="28"/>
          <w:lang w:val="en-IE"/>
        </w:rPr>
        <w:t xml:space="preserve"> in VS Code, Quarto, and GitHub, where I am currently building a website to showcase my projects and technical work. Through Kubicle and DCU's Business Analytics programs, I have established a robust foundation in statistical analysis and data visualisation, employing these competencies in Python, Excel, and Power BI on real-world datasets. I am inquisitive, adaptable, and goal-oriented, prepared to assist financial services clients in managing technological risks, adhering to future legislation and fostering trust in their systems and data.</w:t>
      </w:r>
      <w:r>
        <w:rPr>
          <w:rFonts w:asciiTheme="majorHAnsi" w:hAnsiTheme="majorHAnsi" w:cstheme="majorHAnsi"/>
          <w:bCs/>
          <w:color w:val="000000" w:themeColor="text1"/>
          <w:sz w:val="28"/>
          <w:szCs w:val="28"/>
          <w:lang w:val="en-IE"/>
        </w:rPr>
        <w:t xml:space="preserve"> </w:t>
      </w:r>
      <w:r w:rsidRPr="0077456B">
        <w:rPr>
          <w:rFonts w:asciiTheme="majorHAnsi" w:hAnsiTheme="majorHAnsi" w:cstheme="majorHAnsi"/>
          <w:bCs/>
          <w:color w:val="000000" w:themeColor="text1"/>
          <w:sz w:val="28"/>
          <w:szCs w:val="28"/>
          <w:lang w:val="en-IE"/>
        </w:rPr>
        <w:t xml:space="preserve">I am entirely committed to obtain an ACCA certification </w:t>
      </w:r>
      <w:proofErr w:type="gramStart"/>
      <w:r w:rsidRPr="0077456B">
        <w:rPr>
          <w:rFonts w:asciiTheme="majorHAnsi" w:hAnsiTheme="majorHAnsi" w:cstheme="majorHAnsi"/>
          <w:bCs/>
          <w:color w:val="000000" w:themeColor="text1"/>
          <w:sz w:val="28"/>
          <w:szCs w:val="28"/>
          <w:lang w:val="en-IE"/>
        </w:rPr>
        <w:t>in order to</w:t>
      </w:r>
      <w:proofErr w:type="gramEnd"/>
      <w:r w:rsidRPr="0077456B">
        <w:rPr>
          <w:rFonts w:asciiTheme="majorHAnsi" w:hAnsiTheme="majorHAnsi" w:cstheme="majorHAnsi"/>
          <w:bCs/>
          <w:color w:val="000000" w:themeColor="text1"/>
          <w:sz w:val="28"/>
          <w:szCs w:val="28"/>
          <w:lang w:val="en-IE"/>
        </w:rPr>
        <w:t xml:space="preserve"> provide high-impact advising value</w:t>
      </w:r>
      <w:r>
        <w:rPr>
          <w:rFonts w:asciiTheme="majorHAnsi" w:hAnsiTheme="majorHAnsi" w:cstheme="majorHAnsi"/>
          <w:bCs/>
          <w:color w:val="000000" w:themeColor="text1"/>
          <w:sz w:val="28"/>
          <w:szCs w:val="28"/>
          <w:lang w:val="en-IE"/>
        </w:rPr>
        <w:t>.</w:t>
      </w:r>
    </w:p>
    <w:p w14:paraId="00000006" w14:textId="4ECCB090" w:rsidR="00BC706A" w:rsidRPr="00400CFF" w:rsidRDefault="00000000" w:rsidP="00152254">
      <w:pPr>
        <w:spacing w:line="240" w:lineRule="auto"/>
        <w:rPr>
          <w:rFonts w:asciiTheme="majorHAnsi" w:hAnsiTheme="majorHAnsi" w:cstheme="majorHAnsi"/>
          <w:color w:val="000000" w:themeColor="text1"/>
          <w:sz w:val="28"/>
          <w:szCs w:val="28"/>
          <w:u w:val="single"/>
        </w:rPr>
      </w:pPr>
      <w:r w:rsidRPr="00400CFF">
        <w:rPr>
          <w:rFonts w:asciiTheme="majorHAnsi" w:hAnsiTheme="majorHAnsi" w:cstheme="majorHAnsi"/>
          <w:b/>
          <w:color w:val="000000" w:themeColor="text1"/>
          <w:sz w:val="28"/>
          <w:szCs w:val="28"/>
          <w:u w:val="single"/>
        </w:rPr>
        <w:t>Education</w:t>
      </w:r>
    </w:p>
    <w:p w14:paraId="51FBE605" w14:textId="7DC46AB9" w:rsidR="00092A2F" w:rsidRPr="00400CFF" w:rsidRDefault="00DE15F0" w:rsidP="00152254">
      <w:pP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  <w:r w:rsidRPr="00400CFF">
        <w:rPr>
          <w:rFonts w:asciiTheme="majorHAnsi" w:hAnsiTheme="majorHAnsi" w:cstheme="majorHAnsi"/>
          <w:b/>
          <w:sz w:val="24"/>
          <w:szCs w:val="24"/>
        </w:rPr>
        <w:t>(</w:t>
      </w:r>
      <w:r w:rsidR="003B05FE" w:rsidRPr="00400CFF">
        <w:rPr>
          <w:rFonts w:asciiTheme="majorHAnsi" w:hAnsiTheme="majorHAnsi" w:cstheme="majorHAnsi"/>
          <w:b/>
          <w:sz w:val="24"/>
          <w:szCs w:val="24"/>
        </w:rPr>
        <w:t>2023-2026</w:t>
      </w:r>
      <w:proofErr w:type="gramStart"/>
      <w:r w:rsidRPr="00400CFF">
        <w:rPr>
          <w:rFonts w:asciiTheme="majorHAnsi" w:hAnsiTheme="majorHAnsi" w:cstheme="majorHAnsi"/>
          <w:b/>
          <w:sz w:val="24"/>
          <w:szCs w:val="24"/>
        </w:rPr>
        <w:t>)</w:t>
      </w:r>
      <w:r w:rsidR="003B05FE" w:rsidRPr="00400CFF">
        <w:rPr>
          <w:rFonts w:asciiTheme="majorHAnsi" w:hAnsiTheme="majorHAnsi" w:cstheme="majorHAnsi"/>
          <w:b/>
          <w:sz w:val="24"/>
          <w:szCs w:val="24"/>
        </w:rPr>
        <w:t xml:space="preserve">  Bachelor's</w:t>
      </w:r>
      <w:proofErr w:type="gramEnd"/>
      <w:r w:rsidR="003B05FE" w:rsidRPr="00400CFF">
        <w:rPr>
          <w:rFonts w:asciiTheme="majorHAnsi" w:hAnsiTheme="majorHAnsi" w:cstheme="majorHAnsi"/>
          <w:b/>
          <w:sz w:val="24"/>
          <w:szCs w:val="24"/>
        </w:rPr>
        <w:t xml:space="preserve"> Accounting and Finance -</w:t>
      </w:r>
      <w:r w:rsidR="003B05FE" w:rsidRPr="00400CFF">
        <w:rPr>
          <w:rFonts w:asciiTheme="majorHAnsi" w:hAnsiTheme="majorHAnsi" w:cstheme="majorHAnsi"/>
          <w:sz w:val="24"/>
          <w:szCs w:val="24"/>
        </w:rPr>
        <w:t xml:space="preserve"> </w:t>
      </w:r>
      <w:r w:rsidR="003B05FE" w:rsidRPr="00400CFF">
        <w:rPr>
          <w:rFonts w:asciiTheme="majorHAnsi" w:hAnsiTheme="majorHAnsi" w:cstheme="majorHAnsi"/>
          <w:b/>
          <w:sz w:val="24"/>
          <w:szCs w:val="24"/>
        </w:rPr>
        <w:t>Dublin City University</w:t>
      </w:r>
    </w:p>
    <w:p w14:paraId="46A8E34C" w14:textId="53059F5C" w:rsidR="00277D6A" w:rsidRPr="00400CFF" w:rsidRDefault="00760677" w:rsidP="00097F23">
      <w:pPr>
        <w:spacing w:line="240" w:lineRule="auto"/>
        <w:ind w:right="240"/>
        <w:jc w:val="right"/>
        <w:rPr>
          <w:rFonts w:asciiTheme="majorHAnsi" w:hAnsiTheme="majorHAnsi" w:cstheme="majorHAnsi"/>
          <w:sz w:val="24"/>
          <w:szCs w:val="24"/>
        </w:rPr>
      </w:pPr>
      <w:r w:rsidRPr="00400CFF">
        <w:rPr>
          <w:rFonts w:asciiTheme="majorHAnsi" w:hAnsiTheme="majorHAnsi" w:cstheme="majorHAnsi"/>
          <w:b/>
          <w:bCs/>
          <w:sz w:val="24"/>
          <w:szCs w:val="24"/>
        </w:rPr>
        <w:t>Relevant Modules:</w:t>
      </w:r>
      <w:r w:rsidRPr="00400CFF">
        <w:rPr>
          <w:rFonts w:asciiTheme="majorHAnsi" w:hAnsiTheme="majorHAnsi" w:cstheme="majorHAnsi"/>
          <w:sz w:val="24"/>
          <w:szCs w:val="24"/>
        </w:rPr>
        <w:t xml:space="preserve"> </w:t>
      </w:r>
      <w:r w:rsidR="00277D6A" w:rsidRPr="00400CFF">
        <w:rPr>
          <w:rFonts w:asciiTheme="majorHAnsi" w:hAnsiTheme="majorHAnsi" w:cstheme="majorHAnsi"/>
          <w:sz w:val="24"/>
          <w:szCs w:val="24"/>
        </w:rPr>
        <w:t>Financial Reporting, Management Accounting, Irish Company Law and Corporate Governance, Taxation, Auditing, Strategic Business Analysis</w:t>
      </w:r>
    </w:p>
    <w:p w14:paraId="68A7FAEC" w14:textId="77777777" w:rsidR="0027748A" w:rsidRDefault="00DE15F0" w:rsidP="00152254">
      <w:pPr>
        <w:spacing w:line="240" w:lineRule="auto"/>
        <w:ind w:right="440"/>
        <w:rPr>
          <w:rFonts w:asciiTheme="majorHAnsi" w:hAnsiTheme="majorHAnsi" w:cstheme="majorHAnsi"/>
          <w:b/>
          <w:bCs/>
          <w:sz w:val="24"/>
          <w:szCs w:val="24"/>
        </w:rPr>
      </w:pPr>
      <w:r w:rsidRPr="00400CFF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</w:p>
    <w:p w14:paraId="5D484FE7" w14:textId="73B39E5F" w:rsidR="0027748A" w:rsidRPr="0027748A" w:rsidRDefault="0027748A" w:rsidP="00152254">
      <w:pPr>
        <w:spacing w:line="240" w:lineRule="auto"/>
        <w:ind w:right="440"/>
        <w:rPr>
          <w:rFonts w:asciiTheme="majorHAnsi" w:hAnsiTheme="majorHAnsi" w:cstheme="majorHAnsi"/>
          <w:b/>
          <w:bCs/>
          <w:sz w:val="28"/>
          <w:szCs w:val="28"/>
        </w:rPr>
      </w:pPr>
      <w:r w:rsidRPr="0027748A">
        <w:rPr>
          <w:rFonts w:asciiTheme="majorHAnsi" w:hAnsiTheme="majorHAnsi" w:cstheme="majorHAnsi" w:hint="eastAsia"/>
          <w:b/>
          <w:bCs/>
          <w:sz w:val="28"/>
          <w:szCs w:val="28"/>
        </w:rPr>
        <w:t>Relevant Project &amp; Experience</w:t>
      </w:r>
    </w:p>
    <w:p w14:paraId="66A3927C" w14:textId="100DAFC0" w:rsidR="0027748A" w:rsidRDefault="0027748A" w:rsidP="0027748A">
      <w:pPr>
        <w:spacing w:line="240" w:lineRule="auto"/>
        <w:ind w:right="440"/>
        <w:rPr>
          <w:rFonts w:asciiTheme="majorHAnsi" w:hAnsiTheme="majorHAnsi" w:cstheme="majorHAnsi"/>
          <w:b/>
          <w:bCs/>
          <w:sz w:val="24"/>
          <w:szCs w:val="24"/>
          <w:lang w:val="en-IE"/>
        </w:rPr>
      </w:pPr>
      <w:r w:rsidRPr="0027748A">
        <w:rPr>
          <w:rFonts w:asciiTheme="majorHAnsi" w:hAnsiTheme="majorHAnsi" w:cstheme="majorHAnsi"/>
          <w:b/>
          <w:bCs/>
          <w:sz w:val="24"/>
          <w:szCs w:val="24"/>
          <w:lang w:val="en-IE"/>
        </w:rPr>
        <w:t>AmplifyME – Banking Accelerator Simulation</w:t>
      </w:r>
      <w:r>
        <w:rPr>
          <w:rFonts w:asciiTheme="majorHAnsi" w:hAnsiTheme="majorHAnsi" w:cstheme="majorHAnsi" w:hint="eastAsia"/>
          <w:b/>
          <w:bCs/>
          <w:sz w:val="24"/>
          <w:szCs w:val="24"/>
          <w:lang w:val="en-IE"/>
        </w:rPr>
        <w:t xml:space="preserve"> (</w:t>
      </w:r>
      <w:r w:rsidRPr="0027748A">
        <w:rPr>
          <w:rFonts w:asciiTheme="majorHAnsi" w:hAnsiTheme="majorHAnsi" w:cstheme="majorHAnsi"/>
          <w:b/>
          <w:bCs/>
          <w:sz w:val="24"/>
          <w:szCs w:val="24"/>
          <w:lang w:val="en-IE"/>
        </w:rPr>
        <w:t>Self-directed Practical Project</w:t>
      </w:r>
      <w:r>
        <w:rPr>
          <w:rFonts w:asciiTheme="majorHAnsi" w:hAnsiTheme="majorHAnsi" w:cstheme="majorHAnsi" w:hint="eastAsia"/>
          <w:b/>
          <w:bCs/>
          <w:sz w:val="24"/>
          <w:szCs w:val="24"/>
          <w:lang w:val="en-IE"/>
        </w:rPr>
        <w:t>)</w:t>
      </w:r>
    </w:p>
    <w:p w14:paraId="624C9647" w14:textId="77777777" w:rsidR="0027748A" w:rsidRPr="0027748A" w:rsidRDefault="0027748A" w:rsidP="0027748A">
      <w:pPr>
        <w:pStyle w:val="ListParagraph"/>
        <w:numPr>
          <w:ilvl w:val="0"/>
          <w:numId w:val="24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IE"/>
        </w:rPr>
      </w:pPr>
      <w:r w:rsidRPr="0027748A">
        <w:rPr>
          <w:rFonts w:ascii="Times New Roman" w:eastAsia="Times New Roman" w:hAnsi="Times New Roman" w:cs="Times New Roman"/>
          <w:sz w:val="24"/>
          <w:szCs w:val="24"/>
          <w:lang w:val="en-IE"/>
        </w:rPr>
        <w:t>Executed a practical simulation to construct a sophisticated three-statement valuation model for a financial institution, directly correlating with fundamental technological risk duties.</w:t>
      </w:r>
    </w:p>
    <w:p w14:paraId="2F49D4D7" w14:textId="3E51FA96" w:rsidR="0027748A" w:rsidRPr="0027748A" w:rsidRDefault="0027748A" w:rsidP="0027748A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E"/>
        </w:rPr>
      </w:pPr>
      <w:r w:rsidRPr="0027748A">
        <w:rPr>
          <w:rFonts w:ascii="Times New Roman" w:eastAsia="Times New Roman" w:hAnsi="Times New Roman" w:cs="Times New Roman"/>
          <w:sz w:val="24"/>
          <w:szCs w:val="24"/>
          <w:lang w:val="en-IE"/>
        </w:rPr>
        <w:t xml:space="preserve">Data </w:t>
      </w:r>
      <w:r>
        <w:rPr>
          <w:rFonts w:ascii="Times New Roman" w:eastAsia="Times New Roman" w:hAnsi="Times New Roman" w:cs="Times New Roman"/>
          <w:sz w:val="24"/>
          <w:szCs w:val="24"/>
          <w:lang w:val="en-IE"/>
        </w:rPr>
        <w:t>i</w:t>
      </w:r>
      <w:r w:rsidRPr="0027748A">
        <w:rPr>
          <w:rFonts w:ascii="Times New Roman" w:eastAsia="Times New Roman" w:hAnsi="Times New Roman" w:cs="Times New Roman"/>
          <w:sz w:val="24"/>
          <w:szCs w:val="24"/>
          <w:lang w:val="en-IE"/>
        </w:rPr>
        <w:t xml:space="preserve">ntegrity: </w:t>
      </w:r>
      <w:r>
        <w:rPr>
          <w:rFonts w:ascii="Times New Roman" w:eastAsia="Times New Roman" w:hAnsi="Times New Roman" w:cs="Times New Roman"/>
          <w:sz w:val="24"/>
          <w:szCs w:val="24"/>
          <w:lang w:val="en-IE"/>
        </w:rPr>
        <w:t>d</w:t>
      </w:r>
      <w:r w:rsidRPr="0027748A">
        <w:rPr>
          <w:rFonts w:ascii="Times New Roman" w:eastAsia="Times New Roman" w:hAnsi="Times New Roman" w:cs="Times New Roman"/>
          <w:sz w:val="24"/>
          <w:szCs w:val="24"/>
          <w:lang w:val="en-IE"/>
        </w:rPr>
        <w:t>eveloped a comprehensive financial model that correlates revenue</w:t>
      </w:r>
      <w:r>
        <w:rPr>
          <w:rFonts w:ascii="Times New Roman" w:eastAsia="Times New Roman" w:hAnsi="Times New Roman" w:cs="Times New Roman"/>
          <w:sz w:val="24"/>
          <w:szCs w:val="24"/>
          <w:lang w:val="en-IE"/>
        </w:rPr>
        <w:t xml:space="preserve">, </w:t>
      </w:r>
      <w:r w:rsidRPr="0027748A">
        <w:rPr>
          <w:rFonts w:ascii="Times New Roman" w:eastAsia="Times New Roman" w:hAnsi="Times New Roman" w:cs="Times New Roman"/>
          <w:sz w:val="24"/>
          <w:szCs w:val="24"/>
          <w:lang w:val="en-IE"/>
        </w:rPr>
        <w:t>EBITDA</w:t>
      </w:r>
      <w:r>
        <w:rPr>
          <w:rFonts w:ascii="Times New Roman" w:eastAsia="Times New Roman" w:hAnsi="Times New Roman" w:cs="Times New Roman"/>
          <w:sz w:val="24"/>
          <w:szCs w:val="24"/>
          <w:lang w:val="en-IE"/>
        </w:rPr>
        <w:t xml:space="preserve"> </w:t>
      </w:r>
      <w:r w:rsidRPr="0027748A">
        <w:rPr>
          <w:rFonts w:ascii="Times New Roman" w:eastAsia="Times New Roman" w:hAnsi="Times New Roman" w:cs="Times New Roman"/>
          <w:sz w:val="24"/>
          <w:szCs w:val="24"/>
          <w:lang w:val="en-IE"/>
        </w:rPr>
        <w:t xml:space="preserve">and </w:t>
      </w:r>
      <w:r>
        <w:rPr>
          <w:rFonts w:ascii="Times New Roman" w:eastAsia="Times New Roman" w:hAnsi="Times New Roman" w:cs="Times New Roman"/>
          <w:sz w:val="24"/>
          <w:szCs w:val="24"/>
          <w:lang w:val="en-IE"/>
        </w:rPr>
        <w:t>n</w:t>
      </w:r>
      <w:r w:rsidRPr="0027748A">
        <w:rPr>
          <w:rFonts w:ascii="Times New Roman" w:eastAsia="Times New Roman" w:hAnsi="Times New Roman" w:cs="Times New Roman"/>
          <w:sz w:val="24"/>
          <w:szCs w:val="24"/>
          <w:lang w:val="en-IE"/>
        </w:rPr>
        <w:t xml:space="preserve">et </w:t>
      </w:r>
      <w:r>
        <w:rPr>
          <w:rFonts w:ascii="Times New Roman" w:eastAsia="Times New Roman" w:hAnsi="Times New Roman" w:cs="Times New Roman"/>
          <w:sz w:val="24"/>
          <w:szCs w:val="24"/>
          <w:lang w:val="en-IE"/>
        </w:rPr>
        <w:t>i</w:t>
      </w:r>
      <w:r w:rsidRPr="0027748A">
        <w:rPr>
          <w:rFonts w:ascii="Times New Roman" w:eastAsia="Times New Roman" w:hAnsi="Times New Roman" w:cs="Times New Roman"/>
          <w:sz w:val="24"/>
          <w:szCs w:val="24"/>
          <w:lang w:val="en-IE"/>
        </w:rPr>
        <w:t xml:space="preserve">ncome to ascertain </w:t>
      </w:r>
      <w:r>
        <w:rPr>
          <w:rFonts w:ascii="Times New Roman" w:eastAsia="Times New Roman" w:hAnsi="Times New Roman" w:cs="Times New Roman"/>
          <w:sz w:val="24"/>
          <w:szCs w:val="24"/>
          <w:lang w:val="en-IE"/>
        </w:rPr>
        <w:t>e</w:t>
      </w:r>
      <w:r w:rsidRPr="0027748A">
        <w:rPr>
          <w:rFonts w:ascii="Times New Roman" w:eastAsia="Times New Roman" w:hAnsi="Times New Roman" w:cs="Times New Roman"/>
          <w:sz w:val="24"/>
          <w:szCs w:val="24"/>
          <w:lang w:val="en-IE"/>
        </w:rPr>
        <w:t xml:space="preserve">nterprise </w:t>
      </w:r>
      <w:r>
        <w:rPr>
          <w:rFonts w:ascii="Times New Roman" w:eastAsia="Times New Roman" w:hAnsi="Times New Roman" w:cs="Times New Roman"/>
          <w:sz w:val="24"/>
          <w:szCs w:val="24"/>
          <w:lang w:val="en-IE"/>
        </w:rPr>
        <w:t>v</w:t>
      </w:r>
      <w:r w:rsidRPr="0027748A">
        <w:rPr>
          <w:rFonts w:ascii="Times New Roman" w:eastAsia="Times New Roman" w:hAnsi="Times New Roman" w:cs="Times New Roman"/>
          <w:sz w:val="24"/>
          <w:szCs w:val="24"/>
          <w:lang w:val="en-IE"/>
        </w:rPr>
        <w:t xml:space="preserve">alue. Employed </w:t>
      </w:r>
      <w:r w:rsidRPr="0027748A">
        <w:rPr>
          <w:rFonts w:ascii="Times New Roman" w:eastAsia="Times New Roman" w:hAnsi="Times New Roman" w:cs="Times New Roman"/>
          <w:sz w:val="24"/>
          <w:szCs w:val="24"/>
          <w:lang w:val="en-IE"/>
        </w:rPr>
        <w:lastRenderedPageBreak/>
        <w:t>stringent logic to avert formula inaccuracies and maintain data integrity, reflecting the controls essential for dependable financial reporting.</w:t>
      </w:r>
    </w:p>
    <w:p w14:paraId="4F5623AF" w14:textId="3FE73680" w:rsidR="0027748A" w:rsidRPr="0027748A" w:rsidRDefault="0027748A" w:rsidP="0027748A">
      <w:pPr>
        <w:pStyle w:val="ListParagraph"/>
        <w:numPr>
          <w:ilvl w:val="0"/>
          <w:numId w:val="24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IE"/>
        </w:rPr>
      </w:pPr>
      <w:r w:rsidRPr="0027748A">
        <w:rPr>
          <w:rFonts w:ascii="Times New Roman" w:eastAsia="Times New Roman" w:hAnsi="Times New Roman" w:cs="Times New Roman"/>
          <w:sz w:val="24"/>
          <w:szCs w:val="24"/>
          <w:lang w:val="en-IE"/>
        </w:rPr>
        <w:t xml:space="preserve">Risk </w:t>
      </w:r>
      <w:r>
        <w:rPr>
          <w:rFonts w:ascii="Times New Roman" w:eastAsia="Times New Roman" w:hAnsi="Times New Roman" w:cs="Times New Roman"/>
          <w:sz w:val="24"/>
          <w:szCs w:val="24"/>
          <w:lang w:val="en-IE"/>
        </w:rPr>
        <w:t>m</w:t>
      </w:r>
      <w:r w:rsidRPr="0027748A">
        <w:rPr>
          <w:rFonts w:ascii="Times New Roman" w:eastAsia="Times New Roman" w:hAnsi="Times New Roman" w:cs="Times New Roman"/>
          <w:sz w:val="24"/>
          <w:szCs w:val="24"/>
          <w:lang w:val="en-IE"/>
        </w:rPr>
        <w:t>indset</w:t>
      </w:r>
      <w:r>
        <w:rPr>
          <w:rFonts w:ascii="Times New Roman" w:eastAsia="Times New Roman" w:hAnsi="Times New Roman" w:cs="Times New Roman"/>
          <w:sz w:val="24"/>
          <w:szCs w:val="24"/>
          <w:lang w:val="en-IE"/>
        </w:rPr>
        <w:t>: c</w:t>
      </w:r>
      <w:r w:rsidRPr="0027748A">
        <w:rPr>
          <w:rFonts w:ascii="Times New Roman" w:eastAsia="Times New Roman" w:hAnsi="Times New Roman" w:cs="Times New Roman"/>
          <w:sz w:val="24"/>
          <w:szCs w:val="24"/>
          <w:lang w:val="en-IE"/>
        </w:rPr>
        <w:t>onsolidated market data from trading comparables to determine a valuation range</w:t>
      </w:r>
      <w:r>
        <w:rPr>
          <w:rFonts w:ascii="Times New Roman" w:eastAsia="Times New Roman" w:hAnsi="Times New Roman" w:cs="Times New Roman"/>
          <w:sz w:val="24"/>
          <w:szCs w:val="24"/>
          <w:lang w:val="en-IE"/>
        </w:rPr>
        <w:t xml:space="preserve">. </w:t>
      </w:r>
      <w:r w:rsidRPr="0027748A">
        <w:rPr>
          <w:rFonts w:ascii="Times New Roman" w:eastAsia="Times New Roman" w:hAnsi="Times New Roman" w:cs="Times New Roman"/>
          <w:sz w:val="24"/>
          <w:szCs w:val="24"/>
          <w:lang w:val="en-IE"/>
        </w:rPr>
        <w:t xml:space="preserve">This analytical procedure necessitated a thorough, control-oriented approach to data validation and error detection. </w:t>
      </w:r>
    </w:p>
    <w:p w14:paraId="66786577" w14:textId="25B28887" w:rsidR="0027748A" w:rsidRPr="00B3048A" w:rsidRDefault="00B3048A" w:rsidP="00B3048A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  <w:lang w:val="en-IE"/>
        </w:rPr>
      </w:pPr>
      <w:r>
        <w:rPr>
          <w:rFonts w:ascii="Times New Roman" w:eastAsia="Times New Roman" w:hAnsi="Times New Roman" w:cs="Times New Roman"/>
          <w:sz w:val="24"/>
          <w:szCs w:val="24"/>
          <w:lang w:val="en-IE"/>
        </w:rPr>
        <w:t>A</w:t>
      </w:r>
      <w:r w:rsidRPr="00B3048A">
        <w:rPr>
          <w:rFonts w:ascii="Times New Roman" w:eastAsia="Times New Roman" w:hAnsi="Times New Roman" w:cs="Times New Roman"/>
          <w:sz w:val="24"/>
          <w:szCs w:val="24"/>
          <w:lang w:val="en-IE"/>
        </w:rPr>
        <w:t>nalytics</w:t>
      </w:r>
      <w:r>
        <w:rPr>
          <w:rFonts w:ascii="Times New Roman" w:eastAsia="Times New Roman" w:hAnsi="Times New Roman" w:cs="Times New Roman"/>
          <w:sz w:val="24"/>
          <w:szCs w:val="24"/>
          <w:lang w:val="en-IE"/>
        </w:rPr>
        <w:t xml:space="preserve"> b</w:t>
      </w:r>
      <w:r w:rsidRPr="00B3048A">
        <w:rPr>
          <w:rFonts w:ascii="Times New Roman" w:eastAsia="Times New Roman" w:hAnsi="Times New Roman" w:cs="Times New Roman"/>
          <w:sz w:val="24"/>
          <w:szCs w:val="24"/>
          <w:lang w:val="en-IE"/>
        </w:rPr>
        <w:t>usi</w:t>
      </w:r>
      <w:r>
        <w:rPr>
          <w:rFonts w:ascii="Times New Roman" w:eastAsia="Times New Roman" w:hAnsi="Times New Roman" w:cs="Times New Roman"/>
          <w:sz w:val="24"/>
          <w:szCs w:val="24"/>
          <w:lang w:val="en-IE"/>
        </w:rPr>
        <w:t>ness</w:t>
      </w:r>
      <w:r w:rsidRPr="00B3048A">
        <w:rPr>
          <w:rFonts w:ascii="Times New Roman" w:eastAsia="Times New Roman" w:hAnsi="Times New Roman" w:cs="Times New Roman"/>
          <w:sz w:val="24"/>
          <w:szCs w:val="24"/>
          <w:lang w:val="en-IE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en-IE"/>
        </w:rPr>
        <w:t>e</w:t>
      </w:r>
      <w:r w:rsidRPr="00B3048A">
        <w:rPr>
          <w:rFonts w:ascii="Times New Roman" w:eastAsia="Times New Roman" w:hAnsi="Times New Roman" w:cs="Times New Roman"/>
          <w:sz w:val="24"/>
          <w:szCs w:val="24"/>
          <w:lang w:val="en-IE"/>
        </w:rPr>
        <w:t xml:space="preserve">mployed sophisticated </w:t>
      </w:r>
      <w:r>
        <w:rPr>
          <w:rFonts w:ascii="Times New Roman" w:eastAsia="Times New Roman" w:hAnsi="Times New Roman" w:cs="Times New Roman"/>
          <w:sz w:val="24"/>
          <w:szCs w:val="24"/>
          <w:lang w:val="en-IE"/>
        </w:rPr>
        <w:t>e</w:t>
      </w:r>
      <w:r w:rsidRPr="00B3048A">
        <w:rPr>
          <w:rFonts w:ascii="Times New Roman" w:eastAsia="Times New Roman" w:hAnsi="Times New Roman" w:cs="Times New Roman"/>
          <w:sz w:val="24"/>
          <w:szCs w:val="24"/>
          <w:lang w:val="en-IE"/>
        </w:rPr>
        <w:t xml:space="preserve">xcel methodologies to conduct a </w:t>
      </w:r>
      <w:r>
        <w:rPr>
          <w:rFonts w:ascii="Times New Roman" w:eastAsia="Times New Roman" w:hAnsi="Times New Roman" w:cs="Times New Roman"/>
          <w:sz w:val="24"/>
          <w:szCs w:val="24"/>
          <w:lang w:val="en-IE"/>
        </w:rPr>
        <w:t>d</w:t>
      </w:r>
      <w:r w:rsidRPr="00B3048A">
        <w:rPr>
          <w:rFonts w:ascii="Times New Roman" w:eastAsia="Times New Roman" w:hAnsi="Times New Roman" w:cs="Times New Roman"/>
          <w:sz w:val="24"/>
          <w:szCs w:val="24"/>
          <w:lang w:val="en-IE"/>
        </w:rPr>
        <w:t xml:space="preserve">iscounted </w:t>
      </w:r>
      <w:r>
        <w:rPr>
          <w:rFonts w:ascii="Times New Roman" w:eastAsia="Times New Roman" w:hAnsi="Times New Roman" w:cs="Times New Roman"/>
          <w:sz w:val="24"/>
          <w:szCs w:val="24"/>
          <w:lang w:val="en-IE"/>
        </w:rPr>
        <w:t>c</w:t>
      </w:r>
      <w:r w:rsidRPr="00B3048A">
        <w:rPr>
          <w:rFonts w:ascii="Times New Roman" w:eastAsia="Times New Roman" w:hAnsi="Times New Roman" w:cs="Times New Roman"/>
          <w:sz w:val="24"/>
          <w:szCs w:val="24"/>
          <w:lang w:val="en-IE"/>
        </w:rPr>
        <w:t xml:space="preserve">ash </w:t>
      </w:r>
      <w:r>
        <w:rPr>
          <w:rFonts w:ascii="Times New Roman" w:eastAsia="Times New Roman" w:hAnsi="Times New Roman" w:cs="Times New Roman"/>
          <w:sz w:val="24"/>
          <w:szCs w:val="24"/>
          <w:lang w:val="en-IE"/>
        </w:rPr>
        <w:t>f</w:t>
      </w:r>
      <w:r w:rsidRPr="00B3048A">
        <w:rPr>
          <w:rFonts w:ascii="Times New Roman" w:eastAsia="Times New Roman" w:hAnsi="Times New Roman" w:cs="Times New Roman"/>
          <w:sz w:val="24"/>
          <w:szCs w:val="24"/>
          <w:lang w:val="en-IE"/>
        </w:rPr>
        <w:t>low (DCF) analysis</w:t>
      </w:r>
      <w:r>
        <w:rPr>
          <w:rFonts w:ascii="Times New Roman" w:eastAsia="Times New Roman" w:hAnsi="Times New Roman" w:cs="Times New Roman"/>
          <w:sz w:val="24"/>
          <w:szCs w:val="24"/>
          <w:lang w:val="en-IE"/>
        </w:rPr>
        <w:t xml:space="preserve">, </w:t>
      </w:r>
      <w:r w:rsidRPr="00B3048A">
        <w:rPr>
          <w:rFonts w:ascii="Times New Roman" w:eastAsia="Times New Roman" w:hAnsi="Times New Roman" w:cs="Times New Roman"/>
          <w:sz w:val="24"/>
          <w:szCs w:val="24"/>
          <w:lang w:val="en-IE"/>
        </w:rPr>
        <w:t>forecasting future cash flows to ascertain a current value</w:t>
      </w:r>
      <w:r>
        <w:rPr>
          <w:rFonts w:ascii="Times New Roman" w:eastAsia="Times New Roman" w:hAnsi="Times New Roman" w:cs="Times New Roman"/>
          <w:sz w:val="24"/>
          <w:szCs w:val="24"/>
          <w:lang w:val="en-IE"/>
        </w:rPr>
        <w:t xml:space="preserve">. </w:t>
      </w:r>
      <w:r w:rsidRPr="00B3048A">
        <w:rPr>
          <w:rFonts w:ascii="Times New Roman" w:eastAsia="Times New Roman" w:hAnsi="Times New Roman" w:cs="Times New Roman"/>
          <w:sz w:val="24"/>
          <w:szCs w:val="24"/>
          <w:lang w:val="en-IE"/>
        </w:rPr>
        <w:t>This illustrates the capacity to manipulate and analyse data within the fundamental systems that support client decision-making.</w:t>
      </w:r>
    </w:p>
    <w:p w14:paraId="6A8EC9E7" w14:textId="2C3786F9" w:rsidR="0027748A" w:rsidRPr="0027748A" w:rsidRDefault="0027748A" w:rsidP="0027748A">
      <w:pPr>
        <w:spacing w:line="240" w:lineRule="auto"/>
        <w:ind w:right="440"/>
        <w:rPr>
          <w:rFonts w:asciiTheme="majorHAnsi" w:hAnsiTheme="majorHAnsi" w:cstheme="majorHAnsi" w:hint="eastAsia"/>
          <w:b/>
          <w:bCs/>
          <w:sz w:val="24"/>
          <w:szCs w:val="24"/>
          <w:lang w:val="en-IE"/>
        </w:rPr>
      </w:pPr>
    </w:p>
    <w:p w14:paraId="55A3B11A" w14:textId="5C397030" w:rsidR="001F3413" w:rsidRPr="00400CFF" w:rsidRDefault="00760677" w:rsidP="00152254">
      <w:pPr>
        <w:spacing w:line="240" w:lineRule="auto"/>
        <w:ind w:right="440"/>
        <w:rPr>
          <w:rFonts w:asciiTheme="majorHAnsi" w:hAnsiTheme="majorHAnsi" w:cstheme="majorHAnsi"/>
          <w:sz w:val="24"/>
          <w:szCs w:val="24"/>
        </w:rPr>
      </w:pPr>
      <w:r w:rsidRPr="00400CFF">
        <w:rPr>
          <w:rFonts w:asciiTheme="majorHAnsi" w:hAnsiTheme="majorHAnsi" w:cstheme="majorHAnsi"/>
          <w:b/>
          <w:bCs/>
          <w:sz w:val="24"/>
          <w:szCs w:val="24"/>
        </w:rPr>
        <w:t>Academic Projects &amp; Achievement</w:t>
      </w:r>
      <w:r w:rsidR="001F3413" w:rsidRPr="00400CFF">
        <w:rPr>
          <w:rFonts w:asciiTheme="majorHAnsi" w:hAnsiTheme="majorHAnsi" w:cstheme="majorHAnsi"/>
          <w:b/>
          <w:bCs/>
          <w:sz w:val="24"/>
          <w:szCs w:val="24"/>
        </w:rPr>
        <w:t>:</w:t>
      </w:r>
    </w:p>
    <w:p w14:paraId="1571479C" w14:textId="7F9B62B1" w:rsidR="00760677" w:rsidRPr="00400CFF" w:rsidRDefault="00DE15F0" w:rsidP="00152254">
      <w:pPr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400CFF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3F6928" w:rsidRPr="00400CFF">
        <w:rPr>
          <w:rFonts w:asciiTheme="majorHAnsi" w:hAnsiTheme="majorHAnsi" w:cstheme="majorHAnsi"/>
          <w:b/>
          <w:bCs/>
          <w:sz w:val="24"/>
          <w:szCs w:val="24"/>
        </w:rPr>
        <w:t>1.</w:t>
      </w:r>
      <w:r w:rsidR="00277D6A" w:rsidRPr="00400CFF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760677" w:rsidRPr="00400CFF">
        <w:rPr>
          <w:rFonts w:asciiTheme="majorHAnsi" w:hAnsiTheme="majorHAnsi" w:cstheme="majorHAnsi"/>
          <w:b/>
          <w:bCs/>
          <w:sz w:val="24"/>
          <w:szCs w:val="24"/>
        </w:rPr>
        <w:t xml:space="preserve">Strategic Business Analysis – Sanofi Consulting Project </w:t>
      </w:r>
    </w:p>
    <w:p w14:paraId="191DA297" w14:textId="00A2355A" w:rsidR="00961298" w:rsidRPr="00400CFF" w:rsidRDefault="00961298" w:rsidP="00152254">
      <w:pPr>
        <w:pStyle w:val="ListParagraph"/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IE"/>
        </w:rPr>
      </w:pPr>
      <w:r w:rsidRPr="00400CFF">
        <w:rPr>
          <w:rFonts w:asciiTheme="majorHAnsi" w:hAnsiTheme="majorHAnsi" w:cstheme="majorHAnsi"/>
          <w:sz w:val="24"/>
          <w:szCs w:val="24"/>
          <w:lang w:val="en-IE"/>
        </w:rPr>
        <w:t>S</w:t>
      </w:r>
      <w:r w:rsidRPr="00400CFF">
        <w:rPr>
          <w:rFonts w:asciiTheme="majorHAnsi" w:eastAsia="Times New Roman" w:hAnsiTheme="majorHAnsi" w:cstheme="majorHAnsi"/>
          <w:sz w:val="24"/>
          <w:szCs w:val="24"/>
          <w:lang w:val="en-IE"/>
        </w:rPr>
        <w:t>hows the capacity to quickly assimilate information about the food and agriculture industries and offer tailored guidance</w:t>
      </w:r>
    </w:p>
    <w:p w14:paraId="09497565" w14:textId="28EF5525" w:rsidR="00BB1E50" w:rsidRPr="00400CFF" w:rsidRDefault="00BB1E50" w:rsidP="00152254">
      <w:pPr>
        <w:pStyle w:val="ListParagraph"/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IE"/>
        </w:rPr>
      </w:pPr>
      <w:r w:rsidRPr="00400CFF">
        <w:rPr>
          <w:rFonts w:asciiTheme="majorHAnsi" w:eastAsia="Times New Roman" w:hAnsiTheme="majorHAnsi" w:cstheme="majorHAnsi"/>
          <w:sz w:val="24"/>
          <w:szCs w:val="24"/>
          <w:lang w:val="en-IE"/>
        </w:rPr>
        <w:t>Create practical plans by analysing financial statements and market trends, with the goal of assisting small and medium-sized firms in improving performance and lowering operational risk</w:t>
      </w:r>
    </w:p>
    <w:p w14:paraId="28326085" w14:textId="77777777" w:rsidR="00DE15F0" w:rsidRPr="00400CFF" w:rsidRDefault="00BB1E50" w:rsidP="00152254">
      <w:pPr>
        <w:pStyle w:val="ListParagraph"/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IE"/>
        </w:rPr>
      </w:pPr>
      <w:r w:rsidRPr="00400CFF">
        <w:rPr>
          <w:rFonts w:asciiTheme="majorHAnsi" w:eastAsia="Times New Roman" w:hAnsiTheme="majorHAnsi" w:cstheme="majorHAnsi"/>
          <w:sz w:val="24"/>
          <w:szCs w:val="24"/>
          <w:lang w:val="en-IE"/>
        </w:rPr>
        <w:t>Led a team of five to produce professional consulting reports, honing client-facing communication and presentation skills required for high-level advising work at a firm</w:t>
      </w:r>
    </w:p>
    <w:p w14:paraId="3BE3AE4E" w14:textId="56B99267" w:rsidR="00760677" w:rsidRPr="00400CFF" w:rsidRDefault="003F6928" w:rsidP="001522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IE"/>
        </w:rPr>
      </w:pPr>
      <w:r w:rsidRPr="00400CFF">
        <w:rPr>
          <w:rFonts w:asciiTheme="majorHAnsi" w:hAnsiTheme="majorHAnsi" w:cstheme="majorHAnsi"/>
          <w:b/>
          <w:bCs/>
          <w:sz w:val="24"/>
          <w:szCs w:val="24"/>
        </w:rPr>
        <w:t xml:space="preserve">2. </w:t>
      </w:r>
      <w:r w:rsidR="00760677" w:rsidRPr="00400CFF">
        <w:rPr>
          <w:rFonts w:asciiTheme="majorHAnsi" w:hAnsiTheme="majorHAnsi" w:cstheme="majorHAnsi"/>
          <w:b/>
          <w:bCs/>
          <w:sz w:val="24"/>
          <w:szCs w:val="24"/>
        </w:rPr>
        <w:t xml:space="preserve">Tax Policy Analysis – 2026 Fantasy Budget </w:t>
      </w:r>
    </w:p>
    <w:p w14:paraId="663305CF" w14:textId="2EAE08D2" w:rsidR="004342F6" w:rsidRPr="00400CFF" w:rsidRDefault="004342F6" w:rsidP="00152254">
      <w:pPr>
        <w:pStyle w:val="ListParagraph"/>
        <w:numPr>
          <w:ilvl w:val="0"/>
          <w:numId w:val="8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IE"/>
        </w:rPr>
      </w:pPr>
      <w:r w:rsidRPr="00400CFF">
        <w:rPr>
          <w:rFonts w:asciiTheme="majorHAnsi" w:eastAsia="Times New Roman" w:hAnsiTheme="majorHAnsi" w:cstheme="majorHAnsi"/>
          <w:sz w:val="24"/>
          <w:szCs w:val="24"/>
          <w:lang w:val="en-IE"/>
        </w:rPr>
        <w:t>Gained expertise in evaluating the financial effects of carbon taxes, which is essential for guiding farming and agribusiness customers through Ireland's changing environmental compliance environment</w:t>
      </w:r>
    </w:p>
    <w:p w14:paraId="61AA1749" w14:textId="7CC50DC4" w:rsidR="004342F6" w:rsidRPr="00400CFF" w:rsidRDefault="004342F6" w:rsidP="00152254">
      <w:pPr>
        <w:pStyle w:val="ListParagraph"/>
        <w:numPr>
          <w:ilvl w:val="0"/>
          <w:numId w:val="8"/>
        </w:num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400CFF">
        <w:rPr>
          <w:rFonts w:asciiTheme="majorHAnsi" w:hAnsiTheme="majorHAnsi" w:cstheme="majorHAnsi"/>
          <w:sz w:val="24"/>
          <w:szCs w:val="24"/>
        </w:rPr>
        <w:t xml:space="preserve">Mastered the application of R&amp;D tax credits to assist </w:t>
      </w:r>
      <w:r w:rsidR="00BF3D60" w:rsidRPr="00400CFF">
        <w:rPr>
          <w:rFonts w:asciiTheme="majorHAnsi" w:hAnsiTheme="majorHAnsi" w:cstheme="majorHAnsi"/>
          <w:sz w:val="24"/>
          <w:szCs w:val="24"/>
        </w:rPr>
        <w:t>SMEs</w:t>
      </w:r>
      <w:r w:rsidRPr="00400CFF">
        <w:rPr>
          <w:rFonts w:asciiTheme="majorHAnsi" w:hAnsiTheme="majorHAnsi" w:cstheme="majorHAnsi"/>
          <w:sz w:val="24"/>
          <w:szCs w:val="24"/>
        </w:rPr>
        <w:t xml:space="preserve"> investment in sustainable innovation and take advantage of financial opportunities</w:t>
      </w:r>
    </w:p>
    <w:p w14:paraId="78346D98" w14:textId="32AD6788" w:rsidR="003F6928" w:rsidRPr="00400CFF" w:rsidRDefault="00DE15F0" w:rsidP="00152254">
      <w:pP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  <w:r w:rsidRPr="00400CFF">
        <w:rPr>
          <w:rFonts w:asciiTheme="majorHAnsi" w:hAnsiTheme="majorHAnsi" w:cstheme="majorHAnsi"/>
          <w:b/>
          <w:sz w:val="24"/>
          <w:szCs w:val="24"/>
        </w:rPr>
        <w:t>(</w:t>
      </w:r>
      <w:r w:rsidR="003F6928" w:rsidRPr="00400CFF">
        <w:rPr>
          <w:rFonts w:asciiTheme="majorHAnsi" w:hAnsiTheme="majorHAnsi" w:cstheme="majorHAnsi"/>
          <w:b/>
          <w:sz w:val="24"/>
          <w:szCs w:val="24"/>
        </w:rPr>
        <w:t>2022-2023</w:t>
      </w:r>
      <w:r w:rsidRPr="00400CFF">
        <w:rPr>
          <w:rFonts w:asciiTheme="majorHAnsi" w:hAnsiTheme="majorHAnsi" w:cstheme="majorHAnsi"/>
          <w:b/>
          <w:sz w:val="24"/>
          <w:szCs w:val="24"/>
        </w:rPr>
        <w:t>)</w:t>
      </w:r>
      <w:r w:rsidR="003F6928" w:rsidRPr="00400CFF">
        <w:rPr>
          <w:rFonts w:asciiTheme="majorHAnsi" w:hAnsiTheme="majorHAnsi" w:cstheme="majorHAnsi"/>
          <w:b/>
          <w:sz w:val="24"/>
          <w:szCs w:val="24"/>
        </w:rPr>
        <w:t xml:space="preserve">   </w:t>
      </w:r>
      <w:r w:rsidRPr="00400CFF">
        <w:rPr>
          <w:rFonts w:asciiTheme="majorHAnsi" w:hAnsiTheme="majorHAnsi" w:cstheme="majorHAnsi"/>
          <w:b/>
          <w:sz w:val="24"/>
          <w:szCs w:val="24"/>
        </w:rPr>
        <w:t>Rathmines College of Further Education</w:t>
      </w:r>
      <w:r w:rsidR="003F6928" w:rsidRPr="00400CFF">
        <w:rPr>
          <w:rFonts w:asciiTheme="majorHAnsi" w:hAnsiTheme="majorHAnsi" w:cstheme="majorHAnsi"/>
          <w:b/>
          <w:sz w:val="24"/>
          <w:szCs w:val="24"/>
        </w:rPr>
        <w:t xml:space="preserve">  </w:t>
      </w:r>
    </w:p>
    <w:p w14:paraId="240A01A3" w14:textId="09053FA3" w:rsidR="00FE6208" w:rsidRPr="00400CFF" w:rsidRDefault="00000000" w:rsidP="00152254">
      <w:pP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  <w:r w:rsidRPr="00400CFF">
        <w:rPr>
          <w:rFonts w:asciiTheme="majorHAnsi" w:hAnsiTheme="majorHAnsi" w:cstheme="majorHAnsi"/>
          <w:sz w:val="24"/>
          <w:szCs w:val="24"/>
        </w:rPr>
        <w:t>QQI Level 5 English and IT – Seven Distinctions, Two Merits</w:t>
      </w:r>
      <w:r w:rsidRPr="00400CFF">
        <w:rPr>
          <w:rFonts w:asciiTheme="majorHAnsi" w:hAnsiTheme="majorHAnsi" w:cstheme="majorHAnsi"/>
          <w:sz w:val="24"/>
          <w:szCs w:val="24"/>
        </w:rPr>
        <w:br/>
      </w:r>
      <w:r w:rsidRPr="00400CFF">
        <w:rPr>
          <w:rFonts w:asciiTheme="majorHAnsi" w:hAnsiTheme="majorHAnsi" w:cstheme="majorHAnsi"/>
          <w:sz w:val="24"/>
          <w:szCs w:val="24"/>
        </w:rPr>
        <w:br/>
      </w:r>
      <w:r w:rsidR="00DE15F0" w:rsidRPr="00400CFF">
        <w:rPr>
          <w:rFonts w:asciiTheme="majorHAnsi" w:hAnsiTheme="majorHAnsi" w:cstheme="majorHAnsi"/>
          <w:b/>
          <w:sz w:val="24"/>
          <w:szCs w:val="24"/>
        </w:rPr>
        <w:t>(</w:t>
      </w:r>
      <w:r w:rsidR="003F6928" w:rsidRPr="00400CFF">
        <w:rPr>
          <w:rFonts w:asciiTheme="majorHAnsi" w:hAnsiTheme="majorHAnsi" w:cstheme="majorHAnsi"/>
          <w:b/>
          <w:sz w:val="24"/>
          <w:szCs w:val="24"/>
        </w:rPr>
        <w:t>2019-2021</w:t>
      </w:r>
      <w:r w:rsidR="00DE15F0" w:rsidRPr="00400CFF">
        <w:rPr>
          <w:rFonts w:asciiTheme="majorHAnsi" w:hAnsiTheme="majorHAnsi" w:cstheme="majorHAnsi"/>
          <w:b/>
          <w:sz w:val="24"/>
          <w:szCs w:val="24"/>
        </w:rPr>
        <w:t>)</w:t>
      </w:r>
      <w:r w:rsidR="003F6928" w:rsidRPr="00400CFF">
        <w:rPr>
          <w:rFonts w:asciiTheme="majorHAnsi" w:hAnsiTheme="majorHAnsi" w:cstheme="majorHAnsi"/>
          <w:b/>
          <w:sz w:val="24"/>
          <w:szCs w:val="24"/>
        </w:rPr>
        <w:t xml:space="preserve">    </w:t>
      </w:r>
      <w:r w:rsidRPr="00400CFF">
        <w:rPr>
          <w:rFonts w:asciiTheme="majorHAnsi" w:hAnsiTheme="majorHAnsi" w:cstheme="majorHAnsi"/>
          <w:b/>
          <w:sz w:val="24"/>
          <w:szCs w:val="24"/>
        </w:rPr>
        <w:t>Chang Le Hua Qiao Zhong Xue Secondary School (2019 – 2021)</w:t>
      </w:r>
      <w:r w:rsidRPr="00400CFF">
        <w:rPr>
          <w:rFonts w:asciiTheme="majorHAnsi" w:hAnsiTheme="majorHAnsi" w:cstheme="majorHAnsi"/>
          <w:b/>
          <w:sz w:val="24"/>
          <w:szCs w:val="24"/>
        </w:rPr>
        <w:br/>
      </w:r>
      <w:r w:rsidRPr="00400CFF">
        <w:rPr>
          <w:rFonts w:asciiTheme="majorHAnsi" w:hAnsiTheme="majorHAnsi" w:cstheme="majorHAnsi"/>
          <w:sz w:val="24"/>
          <w:szCs w:val="24"/>
        </w:rPr>
        <w:t xml:space="preserve">Subjects: </w:t>
      </w:r>
      <w:proofErr w:type="spellStart"/>
      <w:r w:rsidRPr="00400CFF">
        <w:rPr>
          <w:rFonts w:asciiTheme="majorHAnsi" w:hAnsiTheme="majorHAnsi" w:cstheme="majorHAnsi"/>
          <w:sz w:val="24"/>
          <w:szCs w:val="24"/>
        </w:rPr>
        <w:t>Maths</w:t>
      </w:r>
      <w:proofErr w:type="spellEnd"/>
      <w:r w:rsidRPr="00400CFF">
        <w:rPr>
          <w:rFonts w:asciiTheme="majorHAnsi" w:hAnsiTheme="majorHAnsi" w:cstheme="majorHAnsi"/>
          <w:sz w:val="24"/>
          <w:szCs w:val="24"/>
        </w:rPr>
        <w:t>, Geography, English, Biology, History</w:t>
      </w:r>
      <w:r w:rsidRPr="00400CFF">
        <w:rPr>
          <w:rFonts w:asciiTheme="majorHAnsi" w:hAnsiTheme="majorHAnsi" w:cstheme="majorHAnsi"/>
          <w:sz w:val="24"/>
          <w:szCs w:val="24"/>
        </w:rPr>
        <w:br/>
      </w:r>
    </w:p>
    <w:p w14:paraId="6DF03FE5" w14:textId="023C55D9" w:rsidR="0011167F" w:rsidRDefault="00FE6208" w:rsidP="00152254">
      <w:pPr>
        <w:spacing w:line="240" w:lineRule="auto"/>
        <w:rPr>
          <w:rFonts w:asciiTheme="majorHAnsi" w:hAnsiTheme="majorHAnsi" w:cstheme="majorHAnsi"/>
          <w:b/>
          <w:color w:val="000000" w:themeColor="text1"/>
          <w:sz w:val="28"/>
          <w:szCs w:val="28"/>
          <w:u w:val="single"/>
        </w:rPr>
      </w:pPr>
      <w:r w:rsidRPr="00400CFF">
        <w:rPr>
          <w:rFonts w:asciiTheme="majorHAnsi" w:hAnsiTheme="majorHAnsi" w:cstheme="majorHAnsi"/>
          <w:b/>
          <w:color w:val="000000" w:themeColor="text1"/>
          <w:sz w:val="28"/>
          <w:szCs w:val="28"/>
          <w:u w:val="single"/>
        </w:rPr>
        <w:t>IT Skills</w:t>
      </w:r>
    </w:p>
    <w:p w14:paraId="1569593B" w14:textId="77777777" w:rsidR="00400CFF" w:rsidRPr="00400CFF" w:rsidRDefault="00400CFF" w:rsidP="00400CFF">
      <w:pPr>
        <w:pStyle w:val="ListParagraph"/>
        <w:numPr>
          <w:ilvl w:val="0"/>
          <w:numId w:val="23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IE"/>
        </w:rPr>
      </w:pPr>
      <w:r w:rsidRPr="00400CFF">
        <w:rPr>
          <w:rFonts w:asciiTheme="majorHAnsi" w:eastAsia="Times New Roman" w:hAnsiTheme="majorHAnsi" w:cstheme="majorHAnsi"/>
          <w:sz w:val="24"/>
          <w:szCs w:val="24"/>
          <w:lang w:val="en-IE"/>
        </w:rPr>
        <w:t>Skilled at cash flow forecasting and budgeting using Excel modelling</w:t>
      </w:r>
    </w:p>
    <w:p w14:paraId="6AD35314" w14:textId="77777777" w:rsidR="00400CFF" w:rsidRPr="00400CFF" w:rsidRDefault="00400CFF" w:rsidP="00400CFF">
      <w:pPr>
        <w:pStyle w:val="ListParagraph"/>
        <w:numPr>
          <w:ilvl w:val="0"/>
          <w:numId w:val="23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IE"/>
        </w:rPr>
      </w:pPr>
      <w:r w:rsidRPr="00400CFF">
        <w:rPr>
          <w:rFonts w:asciiTheme="majorHAnsi" w:eastAsia="Times New Roman" w:hAnsiTheme="majorHAnsi" w:cstheme="majorHAnsi"/>
          <w:sz w:val="24"/>
          <w:szCs w:val="24"/>
          <w:lang w:val="en-IE"/>
        </w:rPr>
        <w:t>Excellent at integrating Sage for financial tracking</w:t>
      </w:r>
    </w:p>
    <w:p w14:paraId="48AE69A2" w14:textId="5270FBDC" w:rsidR="003A2F7D" w:rsidRDefault="00400CFF" w:rsidP="00400CFF">
      <w:pPr>
        <w:pStyle w:val="ListParagraph"/>
        <w:numPr>
          <w:ilvl w:val="0"/>
          <w:numId w:val="23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IE"/>
        </w:rPr>
      </w:pPr>
      <w:r w:rsidRPr="00400CFF">
        <w:rPr>
          <w:rFonts w:asciiTheme="majorHAnsi" w:eastAsia="Times New Roman" w:hAnsiTheme="majorHAnsi" w:cstheme="majorHAnsi"/>
          <w:sz w:val="24"/>
          <w:szCs w:val="24"/>
          <w:lang w:val="en-IE"/>
        </w:rPr>
        <w:t>Expertise to create expert data reports using GitHub and Quarto for version control and team collaboration, guaranteeing effective and transparent analytical procedures</w:t>
      </w:r>
    </w:p>
    <w:p w14:paraId="30FB88F6" w14:textId="77777777" w:rsidR="00400CFF" w:rsidRPr="00400CFF" w:rsidRDefault="00400CFF" w:rsidP="00400CF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IE"/>
        </w:rPr>
      </w:pPr>
    </w:p>
    <w:p w14:paraId="2BF30D48" w14:textId="1051C880" w:rsidR="00086B29" w:rsidRPr="00400CFF" w:rsidRDefault="00086B29" w:rsidP="00152254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  <w:u w:val="single"/>
          <w:lang w:val="en-IE"/>
        </w:rPr>
      </w:pPr>
      <w:r w:rsidRPr="00400CFF"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  <w:u w:val="single"/>
          <w:lang w:val="en-IE"/>
        </w:rPr>
        <w:lastRenderedPageBreak/>
        <w:t>Language Skill</w:t>
      </w:r>
    </w:p>
    <w:p w14:paraId="1FF64694" w14:textId="77777777" w:rsidR="003A2F7D" w:rsidRPr="00400CFF" w:rsidRDefault="008D4909" w:rsidP="00152254">
      <w:pPr>
        <w:spacing w:after="0" w:line="240" w:lineRule="auto"/>
        <w:jc w:val="both"/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IE"/>
        </w:rPr>
      </w:pPr>
      <w:r w:rsidRPr="00400CFF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val="en-IE"/>
        </w:rPr>
        <w:t xml:space="preserve">       </w:t>
      </w:r>
    </w:p>
    <w:p w14:paraId="2BF023F1" w14:textId="1C6669D1" w:rsidR="008D4909" w:rsidRPr="00400CFF" w:rsidRDefault="008D4909" w:rsidP="00152254">
      <w:pPr>
        <w:spacing w:after="0" w:line="240" w:lineRule="auto"/>
        <w:jc w:val="both"/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IE"/>
        </w:rPr>
      </w:pPr>
      <w:r w:rsidRPr="00400CFF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val="en-IE"/>
        </w:rPr>
        <w:t xml:space="preserve"> </w:t>
      </w:r>
      <w:r w:rsidRPr="00400CFF"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val="en-IE"/>
        </w:rPr>
        <w:t xml:space="preserve">Native Chinese, fluent in </w:t>
      </w:r>
      <w:r w:rsidR="00DE15F0" w:rsidRPr="00400CFF"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val="en-IE"/>
        </w:rPr>
        <w:t>English</w:t>
      </w:r>
      <w:r w:rsidRPr="00400CFF"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val="en-IE"/>
        </w:rPr>
        <w:t xml:space="preserve"> </w:t>
      </w:r>
    </w:p>
    <w:p w14:paraId="0DAFDB77" w14:textId="0823A8B9" w:rsidR="00086B29" w:rsidRPr="00400CFF" w:rsidRDefault="00086B29" w:rsidP="00152254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u w:val="single"/>
          <w:lang w:val="en-IE"/>
        </w:rPr>
      </w:pPr>
      <w:r w:rsidRPr="00400CFF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u w:val="single"/>
          <w:lang w:val="en-IE"/>
        </w:rPr>
        <w:t xml:space="preserve">    </w:t>
      </w:r>
      <w:r w:rsidR="008D4909" w:rsidRPr="00400CFF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u w:val="single"/>
          <w:lang w:val="en-IE"/>
        </w:rPr>
        <w:t xml:space="preserve">   </w:t>
      </w:r>
    </w:p>
    <w:p w14:paraId="0000000A" w14:textId="77777777" w:rsidR="00BC706A" w:rsidRPr="00400CFF" w:rsidRDefault="00000000" w:rsidP="00152254">
      <w:pPr>
        <w:spacing w:line="240" w:lineRule="auto"/>
        <w:rPr>
          <w:rFonts w:asciiTheme="majorHAnsi" w:hAnsiTheme="majorHAnsi" w:cstheme="majorHAnsi"/>
          <w:color w:val="000000" w:themeColor="text1"/>
          <w:sz w:val="28"/>
          <w:szCs w:val="28"/>
          <w:u w:val="single"/>
        </w:rPr>
      </w:pPr>
      <w:r w:rsidRPr="00400CFF">
        <w:rPr>
          <w:rFonts w:asciiTheme="majorHAnsi" w:hAnsiTheme="majorHAnsi" w:cstheme="majorHAnsi"/>
          <w:b/>
          <w:color w:val="000000" w:themeColor="text1"/>
          <w:sz w:val="28"/>
          <w:szCs w:val="28"/>
          <w:u w:val="single"/>
        </w:rPr>
        <w:t>Work Experience</w:t>
      </w:r>
    </w:p>
    <w:p w14:paraId="34BCFF18" w14:textId="64FB0F6E" w:rsidR="002747B3" w:rsidRPr="00400CFF" w:rsidRDefault="004D33BC" w:rsidP="00152254">
      <w:pPr>
        <w:spacing w:line="240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400CFF">
        <w:rPr>
          <w:rFonts w:asciiTheme="majorHAnsi" w:hAnsiTheme="majorHAnsi" w:cstheme="majorHAnsi"/>
          <w:b/>
          <w:bCs/>
          <w:sz w:val="28"/>
          <w:szCs w:val="28"/>
        </w:rPr>
        <w:t>（</w:t>
      </w:r>
      <w:r w:rsidR="002747B3" w:rsidRPr="00400CFF">
        <w:rPr>
          <w:rFonts w:asciiTheme="majorHAnsi" w:hAnsiTheme="majorHAnsi" w:cstheme="majorHAnsi"/>
          <w:b/>
          <w:bCs/>
          <w:sz w:val="28"/>
          <w:szCs w:val="28"/>
        </w:rPr>
        <w:t>June</w:t>
      </w:r>
      <w:r w:rsidR="00EB2C26" w:rsidRPr="00400CFF">
        <w:rPr>
          <w:rFonts w:asciiTheme="majorHAnsi" w:hAnsiTheme="majorHAnsi" w:cstheme="majorHAnsi"/>
          <w:b/>
          <w:bCs/>
          <w:sz w:val="28"/>
          <w:szCs w:val="28"/>
        </w:rPr>
        <w:t xml:space="preserve"> 2024 – Present</w:t>
      </w:r>
      <w:r w:rsidR="00EB2C26" w:rsidRPr="00400CFF">
        <w:rPr>
          <w:rFonts w:asciiTheme="majorHAnsi" w:hAnsiTheme="majorHAnsi" w:cstheme="majorHAnsi"/>
          <w:b/>
          <w:bCs/>
          <w:sz w:val="28"/>
          <w:szCs w:val="28"/>
        </w:rPr>
        <w:t>）</w:t>
      </w:r>
    </w:p>
    <w:p w14:paraId="448AC8E6" w14:textId="4AB76947" w:rsidR="002747B3" w:rsidRPr="00400CFF" w:rsidRDefault="002747B3" w:rsidP="00152254">
      <w:pPr>
        <w:spacing w:line="240" w:lineRule="auto"/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400CFF">
        <w:rPr>
          <w:rFonts w:asciiTheme="majorHAnsi" w:hAnsiTheme="majorHAnsi" w:cstheme="majorHAnsi"/>
          <w:b/>
          <w:bCs/>
          <w:sz w:val="28"/>
          <w:szCs w:val="28"/>
        </w:rPr>
        <w:t>Ginzeng</w:t>
      </w:r>
      <w:proofErr w:type="spellEnd"/>
      <w:r w:rsidR="00EB2C26" w:rsidRPr="00400CFF">
        <w:rPr>
          <w:rFonts w:asciiTheme="majorHAnsi" w:hAnsiTheme="majorHAnsi" w:cstheme="majorHAnsi"/>
          <w:b/>
          <w:bCs/>
          <w:sz w:val="28"/>
          <w:szCs w:val="28"/>
        </w:rPr>
        <w:t xml:space="preserve">                                                                           Position</w:t>
      </w:r>
      <w:r w:rsidR="00EB2C26" w:rsidRPr="00400CFF">
        <w:rPr>
          <w:rFonts w:asciiTheme="majorHAnsi" w:hAnsiTheme="majorHAnsi" w:cstheme="majorHAnsi"/>
          <w:b/>
          <w:bCs/>
          <w:sz w:val="28"/>
          <w:szCs w:val="28"/>
        </w:rPr>
        <w:t>：</w:t>
      </w:r>
      <w:r w:rsidR="00BD780C" w:rsidRPr="00400CFF">
        <w:rPr>
          <w:rFonts w:asciiTheme="majorHAnsi" w:hAnsiTheme="majorHAnsi" w:cstheme="majorHAnsi"/>
          <w:b/>
          <w:bCs/>
          <w:sz w:val="28"/>
          <w:szCs w:val="28"/>
        </w:rPr>
        <w:t>Sales Assistant</w:t>
      </w:r>
    </w:p>
    <w:p w14:paraId="1A53E9D6" w14:textId="4F073202" w:rsidR="00EB2C26" w:rsidRPr="00400CFF" w:rsidRDefault="00EB2C26" w:rsidP="00152254">
      <w:pPr>
        <w:spacing w:line="240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400CFF">
        <w:rPr>
          <w:rFonts w:asciiTheme="majorHAnsi" w:hAnsiTheme="majorHAnsi" w:cstheme="majorHAnsi"/>
          <w:b/>
          <w:bCs/>
          <w:sz w:val="28"/>
          <w:szCs w:val="28"/>
        </w:rPr>
        <w:t>Duties:</w:t>
      </w:r>
    </w:p>
    <w:p w14:paraId="7964DE01" w14:textId="23724FFA" w:rsidR="002D4BB6" w:rsidRPr="00400CFF" w:rsidRDefault="002D4BB6" w:rsidP="00152254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IE"/>
        </w:rPr>
      </w:pPr>
      <w:r w:rsidRPr="00400CFF">
        <w:rPr>
          <w:rFonts w:asciiTheme="majorHAnsi" w:eastAsia="Times New Roman" w:hAnsiTheme="majorHAnsi" w:cstheme="majorHAnsi"/>
          <w:sz w:val="24"/>
          <w:szCs w:val="24"/>
          <w:lang w:val="en-IE"/>
        </w:rPr>
        <w:t>Ensure accurate financial reconciliation and data integrity by managing daily cash operations and point-of-sale transactions with 100% accuracy</w:t>
      </w:r>
    </w:p>
    <w:p w14:paraId="39655B33" w14:textId="3805C30F" w:rsidR="00BD780C" w:rsidRPr="00400CFF" w:rsidRDefault="00BD780C" w:rsidP="00152254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IE"/>
        </w:rPr>
      </w:pPr>
      <w:r w:rsidRPr="00400CFF">
        <w:rPr>
          <w:rFonts w:asciiTheme="majorHAnsi" w:eastAsia="Times New Roman" w:hAnsiTheme="majorHAnsi" w:cstheme="majorHAnsi"/>
          <w:sz w:val="24"/>
          <w:szCs w:val="24"/>
          <w:lang w:val="en-IE"/>
        </w:rPr>
        <w:t>Resolve complicated customer complaints quickly and effectively while exhibiting the professional communication and emotional intelligence needed for high-level client-facing positions</w:t>
      </w:r>
    </w:p>
    <w:p w14:paraId="71539C10" w14:textId="1A99FD0E" w:rsidR="00BD780C" w:rsidRPr="00400CFF" w:rsidRDefault="00BD780C" w:rsidP="00152254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IE"/>
        </w:rPr>
      </w:pPr>
      <w:r w:rsidRPr="00400CFF">
        <w:rPr>
          <w:rFonts w:asciiTheme="majorHAnsi" w:eastAsia="Times New Roman" w:hAnsiTheme="majorHAnsi" w:cstheme="majorHAnsi"/>
          <w:sz w:val="24"/>
          <w:szCs w:val="24"/>
          <w:lang w:val="en-IE"/>
        </w:rPr>
        <w:t>Develop enduring relationships with frequent clients by providing consistent service</w:t>
      </w:r>
    </w:p>
    <w:p w14:paraId="26E4CCA4" w14:textId="77777777" w:rsidR="004D33BC" w:rsidRPr="00400CFF" w:rsidRDefault="004D33BC" w:rsidP="00152254">
      <w:pPr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5DD94702" w14:textId="0E8BDE88" w:rsidR="00B26620" w:rsidRPr="00400CFF" w:rsidRDefault="002747B3" w:rsidP="00152254">
      <w:pPr>
        <w:spacing w:line="240" w:lineRule="auto"/>
        <w:rPr>
          <w:ins w:id="0" w:author="Author" w:date="2024-01-14T16:55:00Z"/>
          <w:rFonts w:asciiTheme="majorHAnsi" w:eastAsia="Calibri" w:hAnsiTheme="majorHAnsi" w:cstheme="majorHAnsi"/>
          <w:b/>
          <w:sz w:val="28"/>
          <w:szCs w:val="28"/>
        </w:rPr>
      </w:pPr>
      <w:r w:rsidRPr="00400CFF">
        <w:rPr>
          <w:rFonts w:asciiTheme="majorHAnsi" w:eastAsia="Microsoft YaHei" w:hAnsiTheme="majorHAnsi" w:cstheme="majorHAnsi"/>
          <w:b/>
          <w:sz w:val="28"/>
          <w:szCs w:val="28"/>
        </w:rPr>
        <w:t>（</w:t>
      </w:r>
      <w:r w:rsidR="00B26620" w:rsidRPr="00400CFF">
        <w:rPr>
          <w:rFonts w:asciiTheme="majorHAnsi" w:eastAsia="Calibri" w:hAnsiTheme="majorHAnsi" w:cstheme="majorHAnsi"/>
          <w:b/>
          <w:sz w:val="28"/>
          <w:szCs w:val="28"/>
        </w:rPr>
        <w:t>Jul</w:t>
      </w:r>
      <w:r w:rsidR="00B26620" w:rsidRPr="00400CFF">
        <w:rPr>
          <w:rFonts w:asciiTheme="majorHAnsi" w:hAnsiTheme="majorHAnsi" w:cstheme="majorHAnsi"/>
          <w:b/>
          <w:sz w:val="28"/>
          <w:szCs w:val="28"/>
        </w:rPr>
        <w:t xml:space="preserve"> </w:t>
      </w:r>
      <w:r w:rsidR="00B26620" w:rsidRPr="00400CFF">
        <w:rPr>
          <w:rFonts w:asciiTheme="majorHAnsi" w:eastAsia="Calibri" w:hAnsiTheme="majorHAnsi" w:cstheme="majorHAnsi"/>
          <w:b/>
          <w:sz w:val="28"/>
          <w:szCs w:val="28"/>
        </w:rPr>
        <w:t>2022</w:t>
      </w:r>
      <w:r w:rsidR="00B26620" w:rsidRPr="00400CFF">
        <w:rPr>
          <w:rFonts w:asciiTheme="majorHAnsi" w:hAnsiTheme="majorHAnsi" w:cstheme="majorHAnsi"/>
          <w:b/>
          <w:sz w:val="28"/>
          <w:szCs w:val="28"/>
        </w:rPr>
        <w:t xml:space="preserve"> </w:t>
      </w:r>
      <w:r w:rsidR="00B26620" w:rsidRPr="00400CFF">
        <w:rPr>
          <w:rFonts w:asciiTheme="majorHAnsi" w:eastAsia="Calibri" w:hAnsiTheme="majorHAnsi" w:cstheme="majorHAnsi"/>
          <w:b/>
          <w:sz w:val="28"/>
          <w:szCs w:val="28"/>
        </w:rPr>
        <w:t>-</w:t>
      </w:r>
      <w:r w:rsidR="00B26620" w:rsidRPr="00400CFF">
        <w:rPr>
          <w:rFonts w:asciiTheme="majorHAnsi" w:hAnsiTheme="majorHAnsi" w:cstheme="majorHAnsi"/>
          <w:b/>
          <w:sz w:val="28"/>
          <w:szCs w:val="28"/>
        </w:rPr>
        <w:t xml:space="preserve"> Jan 2024</w:t>
      </w:r>
      <w:r w:rsidR="00B26620" w:rsidRPr="00400CFF">
        <w:rPr>
          <w:rFonts w:asciiTheme="majorHAnsi" w:eastAsia="Calibri" w:hAnsiTheme="majorHAnsi" w:cstheme="majorHAnsi"/>
          <w:b/>
          <w:sz w:val="28"/>
          <w:szCs w:val="28"/>
        </w:rPr>
        <w:t> </w:t>
      </w:r>
      <w:r w:rsidRPr="00400CFF">
        <w:rPr>
          <w:rFonts w:asciiTheme="majorHAnsi" w:eastAsia="Microsoft YaHei" w:hAnsiTheme="majorHAnsi" w:cstheme="majorHAnsi"/>
          <w:b/>
          <w:sz w:val="28"/>
          <w:szCs w:val="28"/>
        </w:rPr>
        <w:t>）</w:t>
      </w:r>
      <w:r w:rsidR="00B26620" w:rsidRPr="00400CFF">
        <w:rPr>
          <w:rFonts w:asciiTheme="majorHAnsi" w:eastAsia="Calibri" w:hAnsiTheme="majorHAnsi" w:cstheme="majorHAnsi"/>
          <w:b/>
          <w:sz w:val="28"/>
          <w:szCs w:val="28"/>
        </w:rPr>
        <w:t xml:space="preserve">                 </w:t>
      </w:r>
    </w:p>
    <w:p w14:paraId="780C3141" w14:textId="328B8320" w:rsidR="00B26620" w:rsidRPr="00400CFF" w:rsidRDefault="00B26620" w:rsidP="00152254">
      <w:pPr>
        <w:spacing w:line="240" w:lineRule="auto"/>
        <w:rPr>
          <w:rFonts w:asciiTheme="majorHAnsi" w:eastAsia="Calibri" w:hAnsiTheme="majorHAnsi" w:cstheme="majorHAnsi"/>
          <w:sz w:val="28"/>
          <w:szCs w:val="28"/>
        </w:rPr>
      </w:pPr>
      <w:r w:rsidRPr="00400CFF">
        <w:rPr>
          <w:rFonts w:asciiTheme="majorHAnsi" w:eastAsia="Calibri" w:hAnsiTheme="majorHAnsi" w:cstheme="majorHAnsi"/>
          <w:b/>
          <w:sz w:val="28"/>
          <w:szCs w:val="28"/>
        </w:rPr>
        <w:t>KFC Dublin</w:t>
      </w:r>
      <w:r w:rsidRPr="00400CFF">
        <w:rPr>
          <w:rFonts w:asciiTheme="majorHAnsi" w:eastAsia="Calibri" w:hAnsiTheme="majorHAnsi" w:cstheme="majorHAnsi"/>
          <w:sz w:val="28"/>
          <w:szCs w:val="28"/>
        </w:rPr>
        <w:t xml:space="preserve"> </w:t>
      </w:r>
      <w:r w:rsidR="004A68B7" w:rsidRPr="00400CFF">
        <w:rPr>
          <w:rFonts w:asciiTheme="majorHAnsi" w:hAnsiTheme="majorHAnsi" w:cstheme="majorHAnsi"/>
          <w:sz w:val="28"/>
          <w:szCs w:val="28"/>
        </w:rPr>
        <w:t xml:space="preserve">                                                          </w:t>
      </w:r>
      <w:r w:rsidRPr="00400CFF">
        <w:rPr>
          <w:rFonts w:asciiTheme="majorHAnsi" w:eastAsia="Calibri" w:hAnsiTheme="majorHAnsi" w:cstheme="majorHAnsi"/>
          <w:b/>
          <w:sz w:val="28"/>
          <w:szCs w:val="28"/>
        </w:rPr>
        <w:t>Position: Customer Server</w:t>
      </w:r>
      <w:r w:rsidRPr="00400CFF">
        <w:rPr>
          <w:rFonts w:asciiTheme="majorHAnsi" w:eastAsia="Calibri" w:hAnsiTheme="majorHAnsi" w:cstheme="majorHAnsi"/>
          <w:sz w:val="28"/>
          <w:szCs w:val="28"/>
        </w:rPr>
        <w:t> </w:t>
      </w:r>
    </w:p>
    <w:p w14:paraId="06CA7ED5" w14:textId="34FF61EE" w:rsidR="00B26620" w:rsidRPr="00400CFF" w:rsidRDefault="00B26620" w:rsidP="00152254">
      <w:pPr>
        <w:spacing w:line="240" w:lineRule="auto"/>
        <w:rPr>
          <w:rFonts w:asciiTheme="majorHAnsi" w:hAnsiTheme="majorHAnsi" w:cstheme="majorHAnsi"/>
          <w:b/>
          <w:sz w:val="28"/>
          <w:szCs w:val="28"/>
        </w:rPr>
      </w:pPr>
      <w:r w:rsidRPr="00400CFF">
        <w:rPr>
          <w:rFonts w:asciiTheme="majorHAnsi" w:eastAsia="Calibri" w:hAnsiTheme="majorHAnsi" w:cstheme="majorHAnsi"/>
          <w:b/>
          <w:sz w:val="28"/>
          <w:szCs w:val="28"/>
        </w:rPr>
        <w:t>Duties: </w:t>
      </w:r>
    </w:p>
    <w:p w14:paraId="5CD13748" w14:textId="77777777" w:rsidR="003A2F7D" w:rsidRPr="00400CFF" w:rsidRDefault="003A2F7D" w:rsidP="00152254">
      <w:pPr>
        <w:pStyle w:val="ListParagraph"/>
        <w:numPr>
          <w:ilvl w:val="0"/>
          <w:numId w:val="21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IE"/>
        </w:rPr>
      </w:pPr>
      <w:r w:rsidRPr="00400CFF">
        <w:rPr>
          <w:rFonts w:asciiTheme="majorHAnsi" w:eastAsia="Times New Roman" w:hAnsiTheme="majorHAnsi" w:cstheme="majorHAnsi"/>
          <w:sz w:val="24"/>
          <w:szCs w:val="24"/>
          <w:lang w:val="en-IE"/>
        </w:rPr>
        <w:t>Conducted daily shift-change audits to verify stock levels and financial totals</w:t>
      </w:r>
      <w:r w:rsidRPr="00400CFF">
        <w:rPr>
          <w:rFonts w:asciiTheme="majorHAnsi" w:hAnsiTheme="majorHAnsi" w:cstheme="majorHAnsi"/>
          <w:sz w:val="24"/>
          <w:szCs w:val="24"/>
          <w:lang w:val="en-IE"/>
        </w:rPr>
        <w:t>,</w:t>
      </w:r>
      <w:r w:rsidRPr="00400CFF">
        <w:rPr>
          <w:rFonts w:asciiTheme="majorHAnsi" w:eastAsia="Times New Roman" w:hAnsiTheme="majorHAnsi" w:cstheme="majorHAnsi"/>
          <w:sz w:val="24"/>
          <w:szCs w:val="24"/>
          <w:lang w:val="en-IE"/>
        </w:rPr>
        <w:t xml:space="preserve"> assuring complete compliance with franchise operational standards</w:t>
      </w:r>
    </w:p>
    <w:p w14:paraId="35B5758B" w14:textId="248C9482" w:rsidR="003A2F7D" w:rsidRPr="00400CFF" w:rsidRDefault="003A2F7D" w:rsidP="00152254">
      <w:pPr>
        <w:pStyle w:val="ListParagraph"/>
        <w:numPr>
          <w:ilvl w:val="0"/>
          <w:numId w:val="21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IE"/>
        </w:rPr>
      </w:pPr>
      <w:r w:rsidRPr="00400CFF">
        <w:rPr>
          <w:rFonts w:asciiTheme="majorHAnsi" w:eastAsia="Times New Roman" w:hAnsiTheme="majorHAnsi" w:cstheme="majorHAnsi"/>
          <w:sz w:val="24"/>
          <w:szCs w:val="24"/>
          <w:lang w:val="en-IE"/>
        </w:rPr>
        <w:t>Oversaw and restocked food supplies to ensure service continuity and reduce waste</w:t>
      </w:r>
      <w:r w:rsidRPr="00400CFF">
        <w:rPr>
          <w:rFonts w:asciiTheme="majorHAnsi" w:hAnsiTheme="majorHAnsi" w:cstheme="majorHAnsi"/>
          <w:sz w:val="24"/>
          <w:szCs w:val="24"/>
          <w:lang w:val="en-IE"/>
        </w:rPr>
        <w:t xml:space="preserve">, </w:t>
      </w:r>
      <w:r w:rsidRPr="00400CFF">
        <w:rPr>
          <w:rFonts w:asciiTheme="majorHAnsi" w:eastAsia="Times New Roman" w:hAnsiTheme="majorHAnsi" w:cstheme="majorHAnsi"/>
          <w:sz w:val="24"/>
          <w:szCs w:val="24"/>
          <w:lang w:val="en-IE"/>
        </w:rPr>
        <w:t>demonstrating the meticulousness required for precise financial reporting</w:t>
      </w:r>
    </w:p>
    <w:p w14:paraId="1C05ACF9" w14:textId="77777777" w:rsidR="003A2F7D" w:rsidRPr="00400CFF" w:rsidRDefault="003A2F7D" w:rsidP="00152254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IE"/>
        </w:rPr>
      </w:pPr>
    </w:p>
    <w:p w14:paraId="300E85C1" w14:textId="7F059BA8" w:rsidR="004A68B7" w:rsidRPr="00400CFF" w:rsidRDefault="002747B3" w:rsidP="001522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ns w:id="1" w:author="Author" w:date="2024-01-14T16:55:00Z"/>
          <w:rFonts w:asciiTheme="majorHAnsi" w:eastAsia="Calibri" w:hAnsiTheme="majorHAnsi" w:cstheme="majorHAnsi"/>
          <w:b/>
          <w:color w:val="000000"/>
          <w:sz w:val="28"/>
          <w:szCs w:val="28"/>
        </w:rPr>
      </w:pPr>
      <w:r w:rsidRPr="00400CFF">
        <w:rPr>
          <w:rFonts w:asciiTheme="majorHAnsi" w:eastAsia="Microsoft YaHei" w:hAnsiTheme="majorHAnsi" w:cstheme="majorHAnsi"/>
          <w:b/>
          <w:color w:val="000000"/>
          <w:sz w:val="28"/>
          <w:szCs w:val="28"/>
        </w:rPr>
        <w:t>（</w:t>
      </w:r>
      <w:r w:rsidR="004A68B7" w:rsidRPr="00400CFF">
        <w:rPr>
          <w:rFonts w:asciiTheme="majorHAnsi" w:eastAsia="Calibri" w:hAnsiTheme="majorHAnsi" w:cstheme="majorHAnsi"/>
          <w:b/>
          <w:color w:val="000000"/>
          <w:sz w:val="28"/>
          <w:szCs w:val="28"/>
        </w:rPr>
        <w:t>Feb 2022-Jul 2022 </w:t>
      </w:r>
      <w:r w:rsidRPr="00400CFF">
        <w:rPr>
          <w:rFonts w:asciiTheme="majorHAnsi" w:eastAsia="Microsoft YaHei" w:hAnsiTheme="majorHAnsi" w:cstheme="majorHAnsi"/>
          <w:b/>
          <w:color w:val="000000"/>
          <w:sz w:val="28"/>
          <w:szCs w:val="28"/>
        </w:rPr>
        <w:t>）</w:t>
      </w:r>
      <w:r w:rsidR="004A68B7" w:rsidRPr="00400CFF">
        <w:rPr>
          <w:rFonts w:asciiTheme="majorHAnsi" w:eastAsia="Calibri" w:hAnsiTheme="majorHAnsi" w:cstheme="majorHAnsi"/>
          <w:b/>
          <w:color w:val="000000"/>
          <w:sz w:val="28"/>
          <w:szCs w:val="28"/>
        </w:rPr>
        <w:t xml:space="preserve">               </w:t>
      </w:r>
    </w:p>
    <w:p w14:paraId="5864C0A5" w14:textId="0E13CD66" w:rsidR="004A68B7" w:rsidRPr="00400CFF" w:rsidRDefault="004A68B7" w:rsidP="001522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000000"/>
          <w:sz w:val="28"/>
          <w:szCs w:val="28"/>
        </w:rPr>
      </w:pPr>
      <w:r w:rsidRPr="00400CFF">
        <w:rPr>
          <w:rFonts w:asciiTheme="majorHAnsi" w:eastAsia="Calibri" w:hAnsiTheme="majorHAnsi" w:cstheme="majorHAnsi"/>
          <w:b/>
          <w:color w:val="000000"/>
          <w:sz w:val="28"/>
          <w:szCs w:val="28"/>
        </w:rPr>
        <w:t>McDonald’s</w:t>
      </w:r>
      <w:r w:rsidRPr="00400CFF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                                                           </w:t>
      </w:r>
      <w:r w:rsidRPr="00400CFF">
        <w:rPr>
          <w:rFonts w:asciiTheme="majorHAnsi" w:eastAsia="Calibri" w:hAnsiTheme="majorHAnsi" w:cstheme="majorHAnsi"/>
          <w:b/>
          <w:color w:val="000000"/>
          <w:sz w:val="28"/>
          <w:szCs w:val="28"/>
        </w:rPr>
        <w:t>Position:</w:t>
      </w:r>
      <w:r w:rsidRPr="00400CFF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 </w:t>
      </w:r>
      <w:r w:rsidR="00BD780C" w:rsidRPr="00400CFF">
        <w:rPr>
          <w:rFonts w:asciiTheme="majorHAnsi" w:hAnsiTheme="majorHAnsi" w:cstheme="majorHAnsi"/>
          <w:b/>
          <w:color w:val="000000"/>
          <w:sz w:val="28"/>
          <w:szCs w:val="28"/>
        </w:rPr>
        <w:t>Crew Member</w:t>
      </w:r>
      <w:r w:rsidRPr="00400CFF">
        <w:rPr>
          <w:rFonts w:asciiTheme="majorHAnsi" w:eastAsia="Calibri" w:hAnsiTheme="majorHAnsi" w:cstheme="majorHAnsi"/>
          <w:color w:val="000000"/>
          <w:sz w:val="28"/>
          <w:szCs w:val="28"/>
        </w:rPr>
        <w:t> </w:t>
      </w:r>
    </w:p>
    <w:p w14:paraId="5F644EAC" w14:textId="77777777" w:rsidR="003A2F7D" w:rsidRPr="00400CFF" w:rsidRDefault="004A68B7" w:rsidP="001522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bCs/>
          <w:color w:val="000000"/>
          <w:sz w:val="28"/>
          <w:szCs w:val="28"/>
        </w:rPr>
      </w:pPr>
      <w:r w:rsidRPr="00400CFF">
        <w:rPr>
          <w:rFonts w:asciiTheme="majorHAnsi" w:eastAsia="Calibri" w:hAnsiTheme="majorHAnsi" w:cstheme="majorHAnsi"/>
          <w:b/>
          <w:bCs/>
          <w:color w:val="000000"/>
          <w:sz w:val="28"/>
          <w:szCs w:val="28"/>
        </w:rPr>
        <w:t>Duties: </w:t>
      </w:r>
    </w:p>
    <w:p w14:paraId="15DC23E1" w14:textId="0D332025" w:rsidR="009E6182" w:rsidRPr="00400CFF" w:rsidRDefault="009E6182" w:rsidP="00152254">
      <w:pPr>
        <w:pStyle w:val="ListParagraph"/>
        <w:numPr>
          <w:ilvl w:val="0"/>
          <w:numId w:val="1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IE"/>
        </w:rPr>
      </w:pPr>
      <w:r w:rsidRPr="00400CFF">
        <w:rPr>
          <w:rFonts w:asciiTheme="majorHAnsi" w:hAnsiTheme="majorHAnsi" w:cstheme="majorHAnsi"/>
          <w:sz w:val="24"/>
          <w:szCs w:val="24"/>
          <w:lang w:val="en-IE"/>
        </w:rPr>
        <w:t>D</w:t>
      </w:r>
      <w:r w:rsidRPr="00400CFF">
        <w:rPr>
          <w:rFonts w:asciiTheme="majorHAnsi" w:eastAsia="Times New Roman" w:hAnsiTheme="majorHAnsi" w:cstheme="majorHAnsi"/>
          <w:sz w:val="24"/>
          <w:szCs w:val="24"/>
          <w:lang w:val="en-IE"/>
        </w:rPr>
        <w:t>emonstrated the ability to adhere to strong compliance requirements by carrying out food preparation and packaging tasks in strict conformity with international franchise regulations</w:t>
      </w:r>
    </w:p>
    <w:p w14:paraId="351AAB29" w14:textId="574FC0EC" w:rsidR="00361650" w:rsidRPr="00400CFF" w:rsidRDefault="009E6182" w:rsidP="00152254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color w:val="000000"/>
          <w:sz w:val="24"/>
          <w:szCs w:val="24"/>
        </w:rPr>
      </w:pPr>
      <w:r w:rsidRPr="00400CFF">
        <w:rPr>
          <w:rFonts w:asciiTheme="majorHAnsi" w:hAnsiTheme="majorHAnsi" w:cstheme="majorHAnsi"/>
          <w:color w:val="000000"/>
          <w:sz w:val="24"/>
          <w:szCs w:val="24"/>
        </w:rPr>
        <w:t>Served as the main contact to handle client traffic and order correctness</w:t>
      </w:r>
      <w:r w:rsidR="00361650" w:rsidRPr="00400CFF">
        <w:rPr>
          <w:rFonts w:asciiTheme="majorHAnsi" w:hAnsiTheme="majorHAnsi" w:cstheme="majorHAnsi"/>
          <w:color w:val="000000"/>
          <w:sz w:val="24"/>
          <w:szCs w:val="24"/>
        </w:rPr>
        <w:t xml:space="preserve">, </w:t>
      </w:r>
      <w:r w:rsidRPr="00400CFF">
        <w:rPr>
          <w:rFonts w:asciiTheme="majorHAnsi" w:hAnsiTheme="majorHAnsi" w:cstheme="majorHAnsi"/>
          <w:color w:val="000000"/>
          <w:sz w:val="24"/>
          <w:szCs w:val="24"/>
        </w:rPr>
        <w:t xml:space="preserve">demonstrating the expert communication abilities essential for </w:t>
      </w:r>
      <w:proofErr w:type="spellStart"/>
      <w:r w:rsidR="00361650" w:rsidRPr="00400CFF">
        <w:rPr>
          <w:rFonts w:asciiTheme="majorHAnsi" w:hAnsiTheme="majorHAnsi" w:cstheme="majorHAnsi"/>
          <w:color w:val="000000"/>
          <w:sz w:val="24"/>
          <w:szCs w:val="24"/>
        </w:rPr>
        <w:t>I</w:t>
      </w:r>
      <w:r w:rsidRPr="00400CFF">
        <w:rPr>
          <w:rFonts w:asciiTheme="majorHAnsi" w:hAnsiTheme="majorHAnsi" w:cstheme="majorHAnsi"/>
          <w:color w:val="000000"/>
          <w:sz w:val="24"/>
          <w:szCs w:val="24"/>
        </w:rPr>
        <w:t>fac's</w:t>
      </w:r>
      <w:proofErr w:type="spellEnd"/>
      <w:r w:rsidRPr="00400CFF">
        <w:rPr>
          <w:rFonts w:asciiTheme="majorHAnsi" w:hAnsiTheme="majorHAnsi" w:cstheme="majorHAnsi"/>
          <w:color w:val="000000"/>
          <w:sz w:val="24"/>
          <w:szCs w:val="24"/>
        </w:rPr>
        <w:t xml:space="preserve"> client-facing advisory role.</w:t>
      </w:r>
    </w:p>
    <w:p w14:paraId="57AD36BD" w14:textId="77777777" w:rsidR="004A68B7" w:rsidRPr="00400CFF" w:rsidRDefault="004A68B7" w:rsidP="00152254">
      <w:p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0000000E" w14:textId="7F3B017E" w:rsidR="00BC706A" w:rsidRPr="00400CFF" w:rsidRDefault="00000000" w:rsidP="00152254">
      <w:pPr>
        <w:spacing w:line="240" w:lineRule="auto"/>
        <w:rPr>
          <w:rFonts w:asciiTheme="majorHAnsi" w:hAnsiTheme="majorHAnsi" w:cstheme="majorHAnsi"/>
          <w:b/>
          <w:color w:val="000000" w:themeColor="text1"/>
          <w:sz w:val="28"/>
          <w:szCs w:val="28"/>
          <w:u w:val="single"/>
        </w:rPr>
      </w:pPr>
      <w:r w:rsidRPr="00400CFF">
        <w:rPr>
          <w:rFonts w:asciiTheme="majorHAnsi" w:hAnsiTheme="majorHAnsi" w:cstheme="majorHAnsi"/>
          <w:b/>
          <w:color w:val="000000" w:themeColor="text1"/>
          <w:sz w:val="28"/>
          <w:szCs w:val="28"/>
          <w:u w:val="single"/>
        </w:rPr>
        <w:t>Interests</w:t>
      </w:r>
    </w:p>
    <w:p w14:paraId="4F65087C" w14:textId="6AAC3653" w:rsidR="004D33BC" w:rsidRPr="00400CFF" w:rsidRDefault="004D33BC" w:rsidP="00152254">
      <w:pPr>
        <w:pStyle w:val="ListParagraph"/>
        <w:numPr>
          <w:ilvl w:val="0"/>
          <w:numId w:val="22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IE"/>
        </w:rPr>
      </w:pPr>
      <w:r w:rsidRPr="00400CFF">
        <w:rPr>
          <w:rFonts w:asciiTheme="majorHAnsi" w:eastAsia="Times New Roman" w:hAnsiTheme="majorHAnsi" w:cstheme="majorHAnsi"/>
          <w:sz w:val="24"/>
          <w:szCs w:val="24"/>
          <w:lang w:val="en-IE"/>
        </w:rPr>
        <w:t>Keep up with news on sustainable agriculture and green technologies to learn how environmental legislation affects Irish SMEs' long-term profitability</w:t>
      </w:r>
    </w:p>
    <w:p w14:paraId="73175BD7" w14:textId="332546B7" w:rsidR="004D33BC" w:rsidRPr="00400CFF" w:rsidRDefault="004D33BC" w:rsidP="00152254">
      <w:pPr>
        <w:pStyle w:val="ListParagraph"/>
        <w:numPr>
          <w:ilvl w:val="0"/>
          <w:numId w:val="22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IE"/>
        </w:rPr>
      </w:pPr>
      <w:r w:rsidRPr="00400CFF">
        <w:rPr>
          <w:rFonts w:asciiTheme="majorHAnsi" w:eastAsia="Times New Roman" w:hAnsiTheme="majorHAnsi" w:cstheme="majorHAnsi"/>
          <w:sz w:val="24"/>
          <w:szCs w:val="24"/>
          <w:lang w:val="en-IE"/>
        </w:rPr>
        <w:t xml:space="preserve">Engage in yoga daily to preserve the mental </w:t>
      </w:r>
      <w:proofErr w:type="spellStart"/>
      <w:proofErr w:type="gramStart"/>
      <w:r w:rsidRPr="00400CFF">
        <w:rPr>
          <w:rFonts w:asciiTheme="majorHAnsi" w:eastAsia="Times New Roman" w:hAnsiTheme="majorHAnsi" w:cstheme="majorHAnsi"/>
          <w:sz w:val="24"/>
          <w:szCs w:val="24"/>
          <w:lang w:val="en-IE"/>
        </w:rPr>
        <w:t>acuity</w:t>
      </w:r>
      <w:r w:rsidR="00152254" w:rsidRPr="00400CFF">
        <w:rPr>
          <w:rFonts w:asciiTheme="majorHAnsi" w:eastAsia="SimSun" w:hAnsiTheme="majorHAnsi" w:cstheme="majorHAnsi"/>
          <w:sz w:val="24"/>
          <w:szCs w:val="24"/>
          <w:lang w:val="en-IE"/>
        </w:rPr>
        <w:t>,</w:t>
      </w:r>
      <w:r w:rsidRPr="00400CFF">
        <w:rPr>
          <w:rFonts w:asciiTheme="majorHAnsi" w:eastAsia="Times New Roman" w:hAnsiTheme="majorHAnsi" w:cstheme="majorHAnsi"/>
          <w:sz w:val="24"/>
          <w:szCs w:val="24"/>
          <w:lang w:val="en-IE"/>
        </w:rPr>
        <w:t>concentration</w:t>
      </w:r>
      <w:proofErr w:type="spellEnd"/>
      <w:proofErr w:type="gramEnd"/>
      <w:r w:rsidRPr="00400CFF">
        <w:rPr>
          <w:rFonts w:asciiTheme="majorHAnsi" w:hAnsiTheme="majorHAnsi" w:cstheme="majorHAnsi"/>
          <w:sz w:val="24"/>
          <w:szCs w:val="24"/>
          <w:lang w:val="en-IE"/>
        </w:rPr>
        <w:t xml:space="preserve">, </w:t>
      </w:r>
      <w:r w:rsidRPr="00400CFF">
        <w:rPr>
          <w:rFonts w:asciiTheme="majorHAnsi" w:eastAsia="Times New Roman" w:hAnsiTheme="majorHAnsi" w:cstheme="majorHAnsi"/>
          <w:sz w:val="24"/>
          <w:szCs w:val="24"/>
          <w:lang w:val="en-IE"/>
        </w:rPr>
        <w:t>and fortitude required to manage challenging problem-solving during stressful tax deadlines.</w:t>
      </w:r>
    </w:p>
    <w:p w14:paraId="7891B211" w14:textId="77777777" w:rsidR="004D33BC" w:rsidRPr="00400CFF" w:rsidRDefault="004D33BC" w:rsidP="00152254">
      <w:pPr>
        <w:spacing w:line="240" w:lineRule="auto"/>
        <w:ind w:left="360"/>
        <w:rPr>
          <w:rFonts w:asciiTheme="majorHAnsi" w:hAnsiTheme="majorHAnsi" w:cstheme="majorHAnsi"/>
          <w:color w:val="000000" w:themeColor="text1"/>
          <w:sz w:val="24"/>
          <w:szCs w:val="24"/>
          <w:u w:val="single"/>
          <w:lang w:val="en-IE"/>
        </w:rPr>
      </w:pPr>
    </w:p>
    <w:p w14:paraId="00000011" w14:textId="249159D7" w:rsidR="00BC706A" w:rsidRPr="00400CFF" w:rsidRDefault="00BC706A" w:rsidP="00152254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sectPr w:rsidR="00BC706A" w:rsidRPr="00400CFF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76DE"/>
    <w:multiLevelType w:val="hybridMultilevel"/>
    <w:tmpl w:val="C5B2B7F8"/>
    <w:lvl w:ilvl="0" w:tplc="1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A32563"/>
    <w:multiLevelType w:val="hybridMultilevel"/>
    <w:tmpl w:val="242AB728"/>
    <w:lvl w:ilvl="0" w:tplc="18090001">
      <w:start w:val="1"/>
      <w:numFmt w:val="bullet"/>
      <w:lvlText w:val=""/>
      <w:lvlJc w:val="left"/>
      <w:pPr>
        <w:ind w:left="1092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2" w15:restartNumberingAfterBreak="0">
    <w:nsid w:val="05401BB8"/>
    <w:multiLevelType w:val="hybridMultilevel"/>
    <w:tmpl w:val="293660B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9465D5"/>
    <w:multiLevelType w:val="hybridMultilevel"/>
    <w:tmpl w:val="A782A4F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94375"/>
    <w:multiLevelType w:val="hybridMultilevel"/>
    <w:tmpl w:val="253824A8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2EC0FE2"/>
    <w:multiLevelType w:val="hybridMultilevel"/>
    <w:tmpl w:val="12F46650"/>
    <w:lvl w:ilvl="0" w:tplc="1809000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7253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7973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8693" w:hanging="360"/>
      </w:pPr>
      <w:rPr>
        <w:rFonts w:ascii="Wingdings" w:hAnsi="Wingdings" w:hint="default"/>
      </w:rPr>
    </w:lvl>
  </w:abstractNum>
  <w:abstractNum w:abstractNumId="6" w15:restartNumberingAfterBreak="0">
    <w:nsid w:val="135F62BE"/>
    <w:multiLevelType w:val="hybridMultilevel"/>
    <w:tmpl w:val="C636835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8E69EB"/>
    <w:multiLevelType w:val="multilevel"/>
    <w:tmpl w:val="4EA6A2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1C83009C"/>
    <w:multiLevelType w:val="hybridMultilevel"/>
    <w:tmpl w:val="33C8C79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61551D"/>
    <w:multiLevelType w:val="multilevel"/>
    <w:tmpl w:val="0EF896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1EEA20C1"/>
    <w:multiLevelType w:val="hybridMultilevel"/>
    <w:tmpl w:val="64047E1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B47BD3"/>
    <w:multiLevelType w:val="hybridMultilevel"/>
    <w:tmpl w:val="525E795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046E27"/>
    <w:multiLevelType w:val="hybridMultilevel"/>
    <w:tmpl w:val="2912FFC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E82C97"/>
    <w:multiLevelType w:val="hybridMultilevel"/>
    <w:tmpl w:val="C3F8A18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00275D"/>
    <w:multiLevelType w:val="multilevel"/>
    <w:tmpl w:val="A650FE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3F3C2532"/>
    <w:multiLevelType w:val="hybridMultilevel"/>
    <w:tmpl w:val="4402841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406759"/>
    <w:multiLevelType w:val="hybridMultilevel"/>
    <w:tmpl w:val="F75C0E8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ED0D7E"/>
    <w:multiLevelType w:val="hybridMultilevel"/>
    <w:tmpl w:val="B2F00D4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31218A"/>
    <w:multiLevelType w:val="hybridMultilevel"/>
    <w:tmpl w:val="B7D4DAD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092BB5"/>
    <w:multiLevelType w:val="hybridMultilevel"/>
    <w:tmpl w:val="F3C68656"/>
    <w:lvl w:ilvl="0" w:tplc="18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0" w15:restartNumberingAfterBreak="0">
    <w:nsid w:val="66B208E9"/>
    <w:multiLevelType w:val="hybridMultilevel"/>
    <w:tmpl w:val="2564EAA8"/>
    <w:lvl w:ilvl="0" w:tplc="18090001">
      <w:start w:val="1"/>
      <w:numFmt w:val="bullet"/>
      <w:lvlText w:val=""/>
      <w:lvlJc w:val="left"/>
      <w:pPr>
        <w:ind w:left="984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21" w15:restartNumberingAfterBreak="0">
    <w:nsid w:val="6B142F14"/>
    <w:multiLevelType w:val="hybridMultilevel"/>
    <w:tmpl w:val="97EA5A8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F864E5"/>
    <w:multiLevelType w:val="hybridMultilevel"/>
    <w:tmpl w:val="C62C1B3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82613E"/>
    <w:multiLevelType w:val="hybridMultilevel"/>
    <w:tmpl w:val="89C280B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8646543">
    <w:abstractNumId w:val="3"/>
  </w:num>
  <w:num w:numId="2" w16cid:durableId="1789349570">
    <w:abstractNumId w:val="12"/>
  </w:num>
  <w:num w:numId="3" w16cid:durableId="504444847">
    <w:abstractNumId w:val="22"/>
  </w:num>
  <w:num w:numId="4" w16cid:durableId="2143493613">
    <w:abstractNumId w:val="15"/>
  </w:num>
  <w:num w:numId="5" w16cid:durableId="508444111">
    <w:abstractNumId w:val="23"/>
  </w:num>
  <w:num w:numId="6" w16cid:durableId="571502890">
    <w:abstractNumId w:val="13"/>
  </w:num>
  <w:num w:numId="7" w16cid:durableId="671572184">
    <w:abstractNumId w:val="8"/>
  </w:num>
  <w:num w:numId="8" w16cid:durableId="915093141">
    <w:abstractNumId w:val="11"/>
  </w:num>
  <w:num w:numId="9" w16cid:durableId="2113620402">
    <w:abstractNumId w:val="20"/>
  </w:num>
  <w:num w:numId="10" w16cid:durableId="917905084">
    <w:abstractNumId w:val="19"/>
  </w:num>
  <w:num w:numId="11" w16cid:durableId="1429888873">
    <w:abstractNumId w:val="1"/>
  </w:num>
  <w:num w:numId="12" w16cid:durableId="426729183">
    <w:abstractNumId w:val="9"/>
  </w:num>
  <w:num w:numId="13" w16cid:durableId="1650866372">
    <w:abstractNumId w:val="14"/>
  </w:num>
  <w:num w:numId="14" w16cid:durableId="1930577588">
    <w:abstractNumId w:val="7"/>
  </w:num>
  <w:num w:numId="15" w16cid:durableId="1050609867">
    <w:abstractNumId w:val="2"/>
  </w:num>
  <w:num w:numId="16" w16cid:durableId="606741075">
    <w:abstractNumId w:val="0"/>
  </w:num>
  <w:num w:numId="17" w16cid:durableId="1479417254">
    <w:abstractNumId w:val="4"/>
  </w:num>
  <w:num w:numId="18" w16cid:durableId="278682913">
    <w:abstractNumId w:val="6"/>
  </w:num>
  <w:num w:numId="19" w16cid:durableId="351494071">
    <w:abstractNumId w:val="17"/>
  </w:num>
  <w:num w:numId="20" w16cid:durableId="764495680">
    <w:abstractNumId w:val="5"/>
  </w:num>
  <w:num w:numId="21" w16cid:durableId="1222054317">
    <w:abstractNumId w:val="18"/>
  </w:num>
  <w:num w:numId="22" w16cid:durableId="1233929685">
    <w:abstractNumId w:val="16"/>
  </w:num>
  <w:num w:numId="23" w16cid:durableId="901915573">
    <w:abstractNumId w:val="10"/>
  </w:num>
  <w:num w:numId="24" w16cid:durableId="213701652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06A"/>
    <w:rsid w:val="00000671"/>
    <w:rsid w:val="00021791"/>
    <w:rsid w:val="00056581"/>
    <w:rsid w:val="00086B29"/>
    <w:rsid w:val="00092A2F"/>
    <w:rsid w:val="00097F23"/>
    <w:rsid w:val="0011167F"/>
    <w:rsid w:val="00152254"/>
    <w:rsid w:val="00177A08"/>
    <w:rsid w:val="001F21EA"/>
    <w:rsid w:val="001F3413"/>
    <w:rsid w:val="002747B3"/>
    <w:rsid w:val="0027748A"/>
    <w:rsid w:val="00277D6A"/>
    <w:rsid w:val="002D4BB6"/>
    <w:rsid w:val="00361650"/>
    <w:rsid w:val="003A2F7D"/>
    <w:rsid w:val="003B05FE"/>
    <w:rsid w:val="003F6928"/>
    <w:rsid w:val="00400CFF"/>
    <w:rsid w:val="004342F6"/>
    <w:rsid w:val="004A68B7"/>
    <w:rsid w:val="004D33BC"/>
    <w:rsid w:val="004F580B"/>
    <w:rsid w:val="00576088"/>
    <w:rsid w:val="00760677"/>
    <w:rsid w:val="0077456B"/>
    <w:rsid w:val="008D4909"/>
    <w:rsid w:val="00961298"/>
    <w:rsid w:val="009B4C44"/>
    <w:rsid w:val="009E6182"/>
    <w:rsid w:val="00AD6F33"/>
    <w:rsid w:val="00B26620"/>
    <w:rsid w:val="00B3048A"/>
    <w:rsid w:val="00B96395"/>
    <w:rsid w:val="00BB1E50"/>
    <w:rsid w:val="00BC706A"/>
    <w:rsid w:val="00BD5A49"/>
    <w:rsid w:val="00BD780C"/>
    <w:rsid w:val="00BF3D60"/>
    <w:rsid w:val="00C3041F"/>
    <w:rsid w:val="00D2436A"/>
    <w:rsid w:val="00D63D03"/>
    <w:rsid w:val="00DE15F0"/>
    <w:rsid w:val="00DF4C4C"/>
    <w:rsid w:val="00EB2C26"/>
    <w:rsid w:val="00EF527F"/>
    <w:rsid w:val="00FE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EF25E"/>
  <w15:docId w15:val="{3E54018C-0CF3-46E7-AA65-94431C997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EastAsia" w:hAnsi="Cambria" w:cs="Cambria"/>
        <w:sz w:val="22"/>
        <w:szCs w:val="22"/>
        <w:lang w:val="en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paragraph" w:styleId="ListParagraph">
    <w:name w:val="List Paragraph"/>
    <w:basedOn w:val="Normal"/>
    <w:uiPriority w:val="34"/>
    <w:qFormat/>
    <w:rsid w:val="007606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5225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22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hensongting2023@icloud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891</Words>
  <Characters>5081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Songting Chen</cp:lastModifiedBy>
  <cp:revision>2</cp:revision>
  <dcterms:created xsi:type="dcterms:W3CDTF">2026-03-07T23:39:00Z</dcterms:created>
  <dcterms:modified xsi:type="dcterms:W3CDTF">2026-03-07T23:39:00Z</dcterms:modified>
</cp:coreProperties>
</file>